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4025" w14:textId="4800D8FA" w:rsidR="006C6549" w:rsidRPr="00805F76" w:rsidRDefault="00027F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rPrChange w:id="0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1" w:author="Douglas Souza [2]" w:date="2026-09-05T16:52:00Z" w16du:dateUtc="2026-09-05T19:52:00Z">
          <w:pPr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sz w:val="28"/>
          <w:szCs w:val="28"/>
          <w:rPrChange w:id="2" w:author="Douglas Souza" w:date="2024-10-20T16:20:00Z">
            <w:rPr>
              <w:b/>
              <w:bCs/>
              <w:sz w:val="36"/>
              <w:szCs w:val="36"/>
            </w:rPr>
          </w:rPrChange>
        </w:rPr>
        <w:t>INFORMAÇÕES DO FINANCIAMENTO IMOBILIÁRIO</w:t>
      </w:r>
    </w:p>
    <w:p w14:paraId="6390BD1E" w14:textId="77777777" w:rsidR="00CF6E6C" w:rsidRPr="00805F76" w:rsidRDefault="00CF6E6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4" w:author="Douglas Souza [2]" w:date="2026-09-05T16:52:00Z" w16du:dateUtc="2026-09-05T19:52:00Z">
          <w:pPr>
            <w:jc w:val="center"/>
          </w:pPr>
        </w:pPrChange>
      </w:pPr>
    </w:p>
    <w:p w14:paraId="06A21E3C" w14:textId="77777777" w:rsidR="005B504F" w:rsidRPr="001D48E3" w:rsidRDefault="005B504F" w:rsidP="005B504F">
      <w:pPr>
        <w:spacing w:line="360" w:lineRule="auto"/>
        <w:jc w:val="both"/>
        <w:rPr>
          <w:ins w:id="5" w:author="Douglas Souza [2]" w:date="2026-09-05T16:52:00Z" w16du:dateUtc="2026-09-05T19:52:00Z"/>
          <w:rFonts w:ascii="Times New Roman" w:hAnsi="Times New Roman" w:cs="Times New Roman"/>
          <w:sz w:val="24"/>
          <w:szCs w:val="24"/>
        </w:rPr>
      </w:pPr>
      <w:ins w:id="6" w:author="Douglas Souza [2]" w:date="2026-09-05T16:52:00Z" w16du:dateUtc="2026-09-05T19:52:00Z">
        <w:r w:rsidRPr="001D48E3">
          <w:rPr>
            <w:rFonts w:ascii="Times New Roman" w:hAnsi="Times New Roman" w:cs="Times New Roman"/>
            <w:sz w:val="24"/>
            <w:szCs w:val="24"/>
          </w:rPr>
          <w:t xml:space="preserve">É com imensa satisfação que buscaremos trazer em até </w:t>
        </w:r>
        <w:r>
          <w:rPr>
            <w:rFonts w:ascii="Times New Roman" w:hAnsi="Times New Roman" w:cs="Times New Roman"/>
            <w:sz w:val="24"/>
            <w:szCs w:val="24"/>
          </w:rPr>
          <w:t>60</w:t>
        </w:r>
        <w:r w:rsidRPr="001D48E3">
          <w:rPr>
            <w:rFonts w:ascii="Times New Roman" w:hAnsi="Times New Roman" w:cs="Times New Roman"/>
            <w:sz w:val="24"/>
            <w:szCs w:val="24"/>
          </w:rPr>
          <w:t xml:space="preserve"> dias a elaboração do seu contrato </w:t>
        </w:r>
        <w:r>
          <w:rPr>
            <w:rFonts w:ascii="Times New Roman" w:hAnsi="Times New Roman" w:cs="Times New Roman"/>
            <w:sz w:val="24"/>
            <w:szCs w:val="24"/>
          </w:rPr>
          <w:t xml:space="preserve">de financiamento </w:t>
        </w:r>
        <w:r w:rsidRPr="001D48E3">
          <w:rPr>
            <w:rFonts w:ascii="Times New Roman" w:hAnsi="Times New Roman" w:cs="Times New Roman"/>
            <w:sz w:val="24"/>
            <w:szCs w:val="24"/>
          </w:rPr>
          <w:t xml:space="preserve">imobiliário </w:t>
        </w:r>
        <w:r>
          <w:rPr>
            <w:rFonts w:ascii="Times New Roman" w:hAnsi="Times New Roman" w:cs="Times New Roman"/>
            <w:sz w:val="24"/>
            <w:szCs w:val="24"/>
          </w:rPr>
          <w:t xml:space="preserve">junto ao banco Bradesco e, </w:t>
        </w:r>
        <w:r w:rsidRPr="001D48E3">
          <w:rPr>
            <w:rFonts w:ascii="Times New Roman" w:hAnsi="Times New Roman" w:cs="Times New Roman"/>
            <w:sz w:val="24"/>
            <w:szCs w:val="24"/>
          </w:rPr>
          <w:t xml:space="preserve">para esta realização, você contará com uma equipe preparada e motivada na sua resolutiva. </w:t>
        </w:r>
      </w:ins>
    </w:p>
    <w:p w14:paraId="22EB40D1" w14:textId="7CC40288" w:rsidR="00B77327" w:rsidRPr="00805F76" w:rsidDel="005B504F" w:rsidRDefault="00445627">
      <w:pPr>
        <w:spacing w:line="360" w:lineRule="auto"/>
        <w:jc w:val="both"/>
        <w:rPr>
          <w:del w:id="7" w:author="Douglas Souza [2]" w:date="2026-09-05T16:52:00Z" w16du:dateUtc="2026-09-05T19:52:00Z"/>
          <w:rFonts w:ascii="Times New Roman" w:hAnsi="Times New Roman" w:cs="Times New Roman"/>
          <w:sz w:val="24"/>
          <w:szCs w:val="24"/>
          <w:rPrChange w:id="8" w:author="Douglas Souza" w:date="2024-10-20T16:20:00Z">
            <w:rPr>
              <w:del w:id="9" w:author="Douglas Souza [2]" w:date="2026-09-05T16:52:00Z" w16du:dateUtc="2026-09-05T19:52:00Z"/>
            </w:rPr>
          </w:rPrChange>
        </w:rPr>
        <w:pPrChange w:id="10" w:author="Douglas Souza [2]" w:date="2026-09-05T16:52:00Z" w16du:dateUtc="2026-09-05T19:52:00Z">
          <w:pPr>
            <w:spacing w:line="240" w:lineRule="auto"/>
            <w:jc w:val="both"/>
          </w:pPr>
        </w:pPrChange>
      </w:pPr>
      <w:del w:id="11" w:author="Douglas Souza [2]" w:date="2026-09-05T16:52:00Z" w16du:dateUtc="2026-09-05T19:52:00Z">
        <w:r w:rsidRPr="00805F76" w:rsidDel="005B504F">
          <w:rPr>
            <w:rFonts w:ascii="Times New Roman" w:hAnsi="Times New Roman" w:cs="Times New Roman"/>
            <w:sz w:val="24"/>
            <w:szCs w:val="24"/>
            <w:rPrChange w:id="12" w:author="Douglas Souza" w:date="2024-10-20T16:20:00Z">
              <w:rPr/>
            </w:rPrChange>
          </w:rPr>
          <w:delText xml:space="preserve">É com imensa satisfação que buscaremos trazer em até </w:delText>
        </w:r>
      </w:del>
      <w:ins w:id="13" w:author="Prime RMS" w:date="2025-02-25T12:55:00Z">
        <w:del w:id="14" w:author="Douglas Souza [2]" w:date="2026-09-05T16:52:00Z" w16du:dateUtc="2026-09-05T19:52:00Z">
          <w:r w:rsidR="001667FB" w:rsidDel="005B504F">
            <w:rPr>
              <w:rFonts w:ascii="Times New Roman" w:hAnsi="Times New Roman" w:cs="Times New Roman"/>
              <w:sz w:val="24"/>
              <w:szCs w:val="24"/>
            </w:rPr>
            <w:delText>60</w:delText>
          </w:r>
        </w:del>
      </w:ins>
      <w:del w:id="15" w:author="Douglas Souza [2]" w:date="2026-09-05T16:52:00Z" w16du:dateUtc="2026-09-05T19:52:00Z">
        <w:r w:rsidR="00A3109A" w:rsidRPr="00805F76" w:rsidDel="005B504F">
          <w:rPr>
            <w:rFonts w:ascii="Times New Roman" w:hAnsi="Times New Roman" w:cs="Times New Roman"/>
            <w:sz w:val="24"/>
            <w:szCs w:val="24"/>
            <w:rPrChange w:id="16" w:author="Douglas Souza" w:date="2024-10-20T16:20:00Z">
              <w:rPr/>
            </w:rPrChange>
          </w:rPr>
          <w:delText>45</w:delText>
        </w:r>
        <w:r w:rsidRPr="00805F76" w:rsidDel="005B504F">
          <w:rPr>
            <w:rFonts w:ascii="Times New Roman" w:hAnsi="Times New Roman" w:cs="Times New Roman"/>
            <w:sz w:val="24"/>
            <w:szCs w:val="24"/>
            <w:rPrChange w:id="17" w:author="Douglas Souza" w:date="2024-10-20T16:20:00Z">
              <w:rPr/>
            </w:rPrChange>
          </w:rPr>
          <w:delText xml:space="preserve"> dias</w:delText>
        </w:r>
        <w:r w:rsidR="00A3109A" w:rsidRPr="00805F76" w:rsidDel="005B504F">
          <w:rPr>
            <w:rFonts w:ascii="Times New Roman" w:hAnsi="Times New Roman" w:cs="Times New Roman"/>
            <w:sz w:val="24"/>
            <w:szCs w:val="24"/>
            <w:rPrChange w:id="18" w:author="Douglas Souza" w:date="2024-10-20T16:20:00Z">
              <w:rPr/>
            </w:rPrChange>
          </w:rPr>
          <w:delText xml:space="preserve"> a elaboração do seu contrato imobiliário para </w:delText>
        </w:r>
        <w:r w:rsidRPr="00805F76" w:rsidDel="005B504F">
          <w:rPr>
            <w:rFonts w:ascii="Times New Roman" w:hAnsi="Times New Roman" w:cs="Times New Roman"/>
            <w:sz w:val="24"/>
            <w:szCs w:val="24"/>
            <w:rPrChange w:id="19" w:author="Douglas Souza" w:date="2024-10-20T16:20:00Z">
              <w:rPr/>
            </w:rPrChange>
          </w:rPr>
          <w:delText xml:space="preserve">esta realização, você contará com uma equipe preparada e motivada na sua resolutiva. </w:delText>
        </w:r>
      </w:del>
    </w:p>
    <w:p w14:paraId="72A0DDDF" w14:textId="77777777" w:rsidR="00B77327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rPrChange w:id="20" w:author="Douglas Souza" w:date="2024-10-20T16:20:00Z">
            <w:rPr>
              <w:b/>
              <w:bCs/>
              <w:color w:val="FF0000"/>
            </w:rPr>
          </w:rPrChange>
        </w:rPr>
        <w:pPrChange w:id="21" w:author="Douglas Souza [2]" w:date="2026-09-05T16:52:00Z" w16du:dateUtc="2026-09-05T19:52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color w:val="FF0000"/>
          <w:sz w:val="24"/>
          <w:szCs w:val="24"/>
          <w:rPrChange w:id="22" w:author="Douglas Souza" w:date="2024-10-20T16:20:00Z">
            <w:rPr>
              <w:b/>
              <w:bCs/>
              <w:color w:val="FF0000"/>
            </w:rPr>
          </w:rPrChange>
        </w:rPr>
        <w:t>ATENÇÃO</w:t>
      </w:r>
    </w:p>
    <w:p w14:paraId="034A60E6" w14:textId="54FCA43F" w:rsidR="00CF2265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3" w:author="Douglas Souza" w:date="2024-10-20T16:20:00Z">
            <w:rPr/>
          </w:rPrChange>
        </w:rPr>
        <w:pPrChange w:id="24" w:author="Douglas Souza [2]" w:date="2026-09-05T16:52:00Z" w16du:dateUtc="2026-09-05T19:52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25" w:author="Douglas Souza" w:date="2024-10-20T16:20:00Z">
            <w:rPr/>
          </w:rPrChange>
        </w:rPr>
        <w:t xml:space="preserve">A aprovação do crédito é </w:t>
      </w:r>
      <w:ins w:id="26" w:author="Douglas Souza" w:date="2025-01-12T12:03:00Z">
        <w:r w:rsidR="00420191">
          <w:rPr>
            <w:rFonts w:ascii="Times New Roman" w:hAnsi="Times New Roman" w:cs="Times New Roman"/>
            <w:sz w:val="24"/>
            <w:szCs w:val="24"/>
          </w:rPr>
          <w:t>monito</w:t>
        </w:r>
      </w:ins>
      <w:ins w:id="27" w:author="Douglas Souza" w:date="2025-01-12T12:04:00Z">
        <w:r w:rsidR="00420191">
          <w:rPr>
            <w:rFonts w:ascii="Times New Roman" w:hAnsi="Times New Roman" w:cs="Times New Roman"/>
            <w:sz w:val="24"/>
            <w:szCs w:val="24"/>
          </w:rPr>
          <w:t xml:space="preserve">rada </w:t>
        </w:r>
      </w:ins>
      <w:del w:id="28" w:author="Douglas Souza" w:date="2025-01-12T12:03:00Z">
        <w:r w:rsidRPr="00805F76" w:rsidDel="00420191">
          <w:rPr>
            <w:rFonts w:ascii="Times New Roman" w:hAnsi="Times New Roman" w:cs="Times New Roman"/>
            <w:sz w:val="24"/>
            <w:szCs w:val="24"/>
            <w:rPrChange w:id="29" w:author="Douglas Souza" w:date="2024-10-20T16:20:00Z">
              <w:rPr/>
            </w:rPrChange>
          </w:rPr>
          <w:delText xml:space="preserve">feita </w:delText>
        </w:r>
      </w:del>
      <w:r w:rsidRPr="00805F76">
        <w:rPr>
          <w:rFonts w:ascii="Times New Roman" w:hAnsi="Times New Roman" w:cs="Times New Roman"/>
          <w:sz w:val="24"/>
          <w:szCs w:val="24"/>
          <w:rPrChange w:id="30" w:author="Douglas Souza" w:date="2024-10-20T16:20:00Z">
            <w:rPr/>
          </w:rPrChange>
        </w:rPr>
        <w:t xml:space="preserve">durante todo o processo do financiamento até a assinatura, se durante o processo o cliente faça algum compromisso financeiro, que comprometa sua renda ou tenha seu nome incluído nos órgãos de proteção, o contrato pode </w:t>
      </w:r>
      <w:ins w:id="31" w:author="Douglas Souza [2]" w:date="2026-05-17T13:34:00Z" w16du:dateUtc="2026-05-17T16:34:00Z">
        <w:r w:rsidR="003D03F6">
          <w:rPr>
            <w:rFonts w:ascii="Times New Roman" w:hAnsi="Times New Roman" w:cs="Times New Roman"/>
            <w:sz w:val="24"/>
            <w:szCs w:val="24"/>
          </w:rPr>
          <w:t xml:space="preserve">ter correção no valor ou até </w:t>
        </w:r>
      </w:ins>
      <w:r w:rsidRPr="00805F76">
        <w:rPr>
          <w:rFonts w:ascii="Times New Roman" w:hAnsi="Times New Roman" w:cs="Times New Roman"/>
          <w:sz w:val="24"/>
          <w:szCs w:val="24"/>
          <w:rPrChange w:id="32" w:author="Douglas Souza" w:date="2024-10-20T16:20:00Z">
            <w:rPr/>
          </w:rPrChange>
        </w:rPr>
        <w:t>não ser emitido. A aprovação tem validade de</w:t>
      </w:r>
      <w:ins w:id="33" w:author="Douglas Souza [2]" w:date="2026-09-02T15:30:00Z" w16du:dateUtc="2026-09-02T18:30:00Z">
        <w:r w:rsidR="002711C3">
          <w:rPr>
            <w:rFonts w:ascii="Times New Roman" w:hAnsi="Times New Roman" w:cs="Times New Roman"/>
            <w:sz w:val="24"/>
            <w:szCs w:val="24"/>
          </w:rPr>
          <w:t xml:space="preserve"> 60 dias,</w:t>
        </w:r>
      </w:ins>
      <w:del w:id="34" w:author="Douglas Souza [2]" w:date="2026-09-02T15:30:00Z" w16du:dateUtc="2026-09-02T18:30:00Z">
        <w:r w:rsidRPr="00805F76" w:rsidDel="002711C3">
          <w:rPr>
            <w:rFonts w:ascii="Times New Roman" w:hAnsi="Times New Roman" w:cs="Times New Roman"/>
            <w:sz w:val="24"/>
            <w:szCs w:val="24"/>
            <w:rPrChange w:id="35" w:author="Douglas Souza" w:date="2024-10-20T16:20:00Z">
              <w:rPr/>
            </w:rPrChange>
          </w:rPr>
          <w:delText xml:space="preserve"> </w:delText>
        </w:r>
      </w:del>
      <w:ins w:id="36" w:author="Douglas Souza" w:date="2025-01-12T12:04:00Z">
        <w:del w:id="37" w:author="Douglas Souza [2]" w:date="2026-09-02T15:30:00Z" w16du:dateUtc="2026-09-02T18:30:00Z">
          <w:r w:rsidR="00420191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38" w:author="Douglas Souza [2]" w:date="2026-09-02T15:12:00Z" w16du:dateUtc="2026-09-02T18:12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>até 9</w:delText>
          </w:r>
        </w:del>
      </w:ins>
      <w:del w:id="39" w:author="Douglas Souza [2]" w:date="2026-09-02T15:30:00Z" w16du:dateUtc="2026-09-02T18:30:00Z">
        <w:r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40" w:author="Douglas Souza [2]" w:date="2026-09-02T15:12:00Z" w16du:dateUtc="2026-09-02T18:12:00Z">
              <w:rPr/>
            </w:rPrChange>
          </w:rPr>
          <w:delText>60 dias</w:delText>
        </w:r>
      </w:del>
      <w:ins w:id="41" w:author="Douglas Souza" w:date="2025-01-12T12:04:00Z">
        <w:del w:id="42" w:author="Douglas Souza [2]" w:date="2026-09-02T15:30:00Z" w16du:dateUtc="2026-09-02T18:30:00Z">
          <w:r w:rsidR="00420191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3" w:author="Douglas Souza [2]" w:date="2026-09-02T15:12:00Z" w16du:dateUtc="2026-09-02T18:12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 xml:space="preserve"> (a depender do banco)</w:delText>
          </w:r>
        </w:del>
      </w:ins>
      <w:del w:id="44" w:author="Douglas Souza [2]" w:date="2026-09-02T15:30:00Z" w16du:dateUtc="2026-09-02T18:30:00Z">
        <w:r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45" w:author="Douglas Souza [2]" w:date="2026-09-02T15:12:00Z" w16du:dateUtc="2026-09-02T18:12:00Z">
              <w:rPr/>
            </w:rPrChange>
          </w:rPr>
          <w:delText>,</w:delText>
        </w:r>
      </w:del>
      <w:r w:rsidRPr="00805F76">
        <w:rPr>
          <w:rFonts w:ascii="Times New Roman" w:hAnsi="Times New Roman" w:cs="Times New Roman"/>
          <w:sz w:val="24"/>
          <w:szCs w:val="24"/>
          <w:rPrChange w:id="46" w:author="Douglas Souza" w:date="2024-10-20T16:20:00Z">
            <w:rPr/>
          </w:rPrChange>
        </w:rPr>
        <w:t xml:space="preserve"> porém</w:t>
      </w:r>
      <w:ins w:id="47" w:author="Douglas Souza" w:date="2024-10-20T15:39:00Z">
        <w:r w:rsidR="00570FC8" w:rsidRPr="00805F76">
          <w:rPr>
            <w:rFonts w:ascii="Times New Roman" w:hAnsi="Times New Roman" w:cs="Times New Roman"/>
            <w:sz w:val="24"/>
            <w:szCs w:val="24"/>
            <w:rPrChange w:id="48" w:author="Douglas Souza" w:date="2024-10-20T16:20:00Z">
              <w:rPr/>
            </w:rPrChange>
          </w:rPr>
          <w:t>,</w:t>
        </w:r>
      </w:ins>
      <w:r w:rsidRPr="00805F76">
        <w:rPr>
          <w:rFonts w:ascii="Times New Roman" w:hAnsi="Times New Roman" w:cs="Times New Roman"/>
          <w:sz w:val="24"/>
          <w:szCs w:val="24"/>
          <w:rPrChange w:id="49" w:author="Douglas Souza" w:date="2024-10-20T16:20:00Z">
            <w:rPr/>
          </w:rPrChange>
        </w:rPr>
        <w:t xml:space="preserve"> até a efetiva contratação, as condições do financiamento, inclusive a taxa de juros, podem ser alteradas ou canceladas a qualquer momento. </w:t>
      </w:r>
    </w:p>
    <w:p w14:paraId="7C921627" w14:textId="1B11572F" w:rsidR="00CE483C" w:rsidRPr="00805F76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0" w:author="Douglas Souza" w:date="2024-10-20T16:20:00Z">
            <w:rPr/>
          </w:rPrChange>
        </w:rPr>
        <w:pPrChange w:id="51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52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51584" behindDoc="0" locked="0" layoutInCell="1" allowOverlap="1" wp14:anchorId="75FD0BF5" wp14:editId="4FEDF9E6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895350" cy="191325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2F0D2" w14:textId="67F883BF" w:rsidR="00445627" w:rsidRPr="00805F76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3" w:author="Douglas Souza" w:date="2024-10-20T16:20:00Z">
            <w:rPr/>
          </w:rPrChange>
        </w:rPr>
        <w:pPrChange w:id="54" w:author="Douglas Souza [2]" w:date="2026-09-05T16:52:00Z" w16du:dateUtc="2026-09-05T19:52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55" w:author="Douglas Souza" w:date="2024-10-20T16:20:00Z">
            <w:rPr>
              <w:b/>
              <w:bCs/>
            </w:rPr>
          </w:rPrChange>
        </w:rPr>
        <w:t xml:space="preserve">EU </w:t>
      </w:r>
      <w:ins w:id="56" w:author="Douglas Souza" w:date="2024-10-20T16:14:00Z">
        <w:r w:rsidR="00805F76" w:rsidRPr="00805F76">
          <w:rPr>
            <w:rFonts w:ascii="Times New Roman" w:hAnsi="Times New Roman" w:cs="Times New Roman"/>
            <w:b/>
            <w:bCs/>
            <w:sz w:val="24"/>
            <w:szCs w:val="24"/>
            <w:rPrChange w:id="57" w:author="Douglas Souza" w:date="2024-10-20T16:20:00Z">
              <w:rPr>
                <w:b/>
                <w:bCs/>
              </w:rPr>
            </w:rPrChange>
          </w:rPr>
          <w:t>TENHO ALGUM CUSTO</w:t>
        </w:r>
      </w:ins>
      <w:ins w:id="58" w:author="Douglas Souza" w:date="2024-10-20T16:15:00Z">
        <w:r w:rsidR="00805F76" w:rsidRPr="00805F76">
          <w:rPr>
            <w:rFonts w:ascii="Times New Roman" w:hAnsi="Times New Roman" w:cs="Times New Roman"/>
            <w:b/>
            <w:bCs/>
            <w:sz w:val="24"/>
            <w:szCs w:val="24"/>
            <w:rPrChange w:id="59" w:author="Douglas Souza" w:date="2024-10-20T16:20:00Z">
              <w:rPr>
                <w:b/>
                <w:bCs/>
              </w:rPr>
            </w:rPrChange>
          </w:rPr>
          <w:t xml:space="preserve"> PARA FINANCIAR MEU IMÓVEL</w:t>
        </w:r>
      </w:ins>
      <w:del w:id="60" w:author="Douglas Souza" w:date="2024-10-20T16:15:00Z">
        <w:r w:rsidRPr="00805F76" w:rsidDel="00805F76">
          <w:rPr>
            <w:rFonts w:ascii="Times New Roman" w:hAnsi="Times New Roman" w:cs="Times New Roman"/>
            <w:b/>
            <w:bCs/>
            <w:sz w:val="24"/>
            <w:szCs w:val="24"/>
            <w:rPrChange w:id="61" w:author="Douglas Souza" w:date="2024-10-20T16:20:00Z">
              <w:rPr>
                <w:b/>
                <w:bCs/>
              </w:rPr>
            </w:rPrChange>
          </w:rPr>
          <w:delText>PAGO VISTORIA DO IMÓVEL</w:delText>
        </w:r>
      </w:del>
      <w:r w:rsidRPr="00805F76">
        <w:rPr>
          <w:rFonts w:ascii="Times New Roman" w:hAnsi="Times New Roman" w:cs="Times New Roman"/>
          <w:b/>
          <w:bCs/>
          <w:sz w:val="24"/>
          <w:szCs w:val="24"/>
          <w:rPrChange w:id="62" w:author="Douglas Souza" w:date="2024-10-20T16:20:00Z">
            <w:rPr>
              <w:b/>
              <w:bCs/>
            </w:rPr>
          </w:rPrChange>
        </w:rPr>
        <w:t xml:space="preserve">? </w:t>
      </w:r>
    </w:p>
    <w:p w14:paraId="425A797B" w14:textId="5CABCF56" w:rsidR="00B77327" w:rsidRPr="00805F76" w:rsidRDefault="00805F76">
      <w:pPr>
        <w:spacing w:line="360" w:lineRule="auto"/>
        <w:jc w:val="both"/>
        <w:rPr>
          <w:ins w:id="63" w:author="Douglas Souza" w:date="2024-10-20T16:15:00Z"/>
          <w:rFonts w:ascii="Times New Roman" w:hAnsi="Times New Roman" w:cs="Times New Roman"/>
          <w:sz w:val="24"/>
          <w:szCs w:val="24"/>
          <w:rPrChange w:id="64" w:author="Douglas Souza" w:date="2024-10-20T16:20:00Z">
            <w:rPr>
              <w:ins w:id="65" w:author="Douglas Souza" w:date="2024-10-20T16:15:00Z"/>
            </w:rPr>
          </w:rPrChange>
        </w:rPr>
        <w:pPrChange w:id="66" w:author="Douglas Souza [2]" w:date="2026-09-05T16:52:00Z" w16du:dateUtc="2026-09-05T19:52:00Z">
          <w:pPr>
            <w:jc w:val="both"/>
          </w:pPr>
        </w:pPrChange>
      </w:pPr>
      <w:ins w:id="67" w:author="Douglas Souza" w:date="2024-10-20T16:14:00Z">
        <w:r w:rsidRPr="00805F76">
          <w:rPr>
            <w:rFonts w:ascii="Times New Roman" w:hAnsi="Times New Roman" w:cs="Times New Roman"/>
            <w:sz w:val="24"/>
            <w:szCs w:val="24"/>
            <w:rPrChange w:id="68" w:author="Douglas Souza" w:date="2024-10-20T16:20:00Z">
              <w:rPr/>
            </w:rPrChange>
          </w:rPr>
          <w:t xml:space="preserve">Sim. </w:t>
        </w:r>
      </w:ins>
      <w:ins w:id="69" w:author="Douglas Souza" w:date="2024-10-20T16:15:00Z">
        <w:r w:rsidRPr="00805F76">
          <w:rPr>
            <w:rFonts w:ascii="Times New Roman" w:hAnsi="Times New Roman" w:cs="Times New Roman"/>
            <w:sz w:val="24"/>
            <w:szCs w:val="24"/>
            <w:rPrChange w:id="70" w:author="Douglas Souza" w:date="2024-10-20T16:20:00Z">
              <w:rPr/>
            </w:rPrChange>
          </w:rPr>
          <w:t>Por via de regra, você terá custo com a</w:t>
        </w:r>
      </w:ins>
      <w:del w:id="71" w:author="Douglas Souza" w:date="2024-10-20T16:14:00Z">
        <w:r w:rsidR="00445627" w:rsidRPr="00805F76" w:rsidDel="00805F76">
          <w:rPr>
            <w:rFonts w:ascii="Times New Roman" w:hAnsi="Times New Roman" w:cs="Times New Roman"/>
            <w:sz w:val="24"/>
            <w:szCs w:val="24"/>
            <w:rPrChange w:id="72" w:author="Douglas Souza" w:date="2024-10-20T16:20:00Z">
              <w:rPr/>
            </w:rPrChange>
          </w:rPr>
          <w:delText xml:space="preserve">Sim! </w:delText>
        </w:r>
      </w:del>
      <w:del w:id="73" w:author="Douglas Souza" w:date="2024-10-20T15:40:00Z">
        <w:r w:rsidR="00A3109A" w:rsidRPr="00805F76" w:rsidDel="00570FC8">
          <w:rPr>
            <w:rFonts w:ascii="Times New Roman" w:hAnsi="Times New Roman" w:cs="Times New Roman"/>
            <w:sz w:val="24"/>
            <w:szCs w:val="24"/>
            <w:rPrChange w:id="74" w:author="Douglas Souza" w:date="2024-10-20T16:20:00Z">
              <w:rPr/>
            </w:rPrChange>
          </w:rPr>
          <w:delText xml:space="preserve">Há </w:delText>
        </w:r>
      </w:del>
      <w:del w:id="75" w:author="Douglas Souza" w:date="2024-10-20T16:14:00Z">
        <w:r w:rsidR="00A3109A" w:rsidRPr="00805F76" w:rsidDel="00805F76">
          <w:rPr>
            <w:rFonts w:ascii="Times New Roman" w:hAnsi="Times New Roman" w:cs="Times New Roman"/>
            <w:sz w:val="24"/>
            <w:szCs w:val="24"/>
            <w:rPrChange w:id="76" w:author="Douglas Souza" w:date="2024-10-20T16:20:00Z">
              <w:rPr/>
            </w:rPrChange>
          </w:rPr>
          <w:delText>depender do banco escolhido a</w:delText>
        </w:r>
      </w:del>
      <w:r w:rsidR="00445627" w:rsidRPr="00805F76">
        <w:rPr>
          <w:rFonts w:ascii="Times New Roman" w:hAnsi="Times New Roman" w:cs="Times New Roman"/>
          <w:sz w:val="24"/>
          <w:szCs w:val="24"/>
          <w:rPrChange w:id="77" w:author="Douglas Souza" w:date="2024-10-20T16:20:00Z">
            <w:rPr/>
          </w:rPrChange>
        </w:rPr>
        <w:t xml:space="preserve"> </w:t>
      </w:r>
      <w:ins w:id="78" w:author="Douglas Souza" w:date="2024-10-20T16:15:00Z">
        <w:r w:rsidRPr="00805F76">
          <w:rPr>
            <w:rFonts w:ascii="Times New Roman" w:hAnsi="Times New Roman" w:cs="Times New Roman"/>
            <w:sz w:val="24"/>
            <w:szCs w:val="24"/>
            <w:rPrChange w:id="79" w:author="Douglas Souza" w:date="2024-10-20T16:20:00Z">
              <w:rPr/>
            </w:rPrChange>
          </w:rPr>
          <w:t xml:space="preserve">TARIFA DE AVALIAÇÃO DE IMÓVEL, que </w:t>
        </w:r>
      </w:ins>
      <w:del w:id="80" w:author="Douglas Souza" w:date="2024-10-20T16:15:00Z">
        <w:r w:rsidR="00445627" w:rsidRPr="00805F76" w:rsidDel="00805F76">
          <w:rPr>
            <w:rFonts w:ascii="Times New Roman" w:hAnsi="Times New Roman" w:cs="Times New Roman"/>
            <w:sz w:val="24"/>
            <w:szCs w:val="24"/>
            <w:rPrChange w:id="81" w:author="Douglas Souza" w:date="2024-10-20T16:20:00Z">
              <w:rPr/>
            </w:rPrChange>
          </w:rPr>
          <w:delText xml:space="preserve">tarifa </w:delText>
        </w:r>
      </w:del>
      <w:r w:rsidR="00445627" w:rsidRPr="00805F76">
        <w:rPr>
          <w:rFonts w:ascii="Times New Roman" w:hAnsi="Times New Roman" w:cs="Times New Roman"/>
          <w:sz w:val="24"/>
          <w:szCs w:val="24"/>
          <w:rPrChange w:id="82" w:author="Douglas Souza" w:date="2024-10-20T16:20:00Z">
            <w:rPr/>
          </w:rPrChange>
        </w:rPr>
        <w:t>é cobrada na emissão do contrato</w:t>
      </w:r>
      <w:ins w:id="83" w:author="Douglas Souza [2]" w:date="2026-09-02T15:31:00Z" w16du:dateUtc="2026-09-02T18:31:00Z">
        <w:r w:rsidR="002711C3">
          <w:rPr>
            <w:rFonts w:ascii="Times New Roman" w:hAnsi="Times New Roman" w:cs="Times New Roman"/>
            <w:sz w:val="24"/>
            <w:szCs w:val="24"/>
          </w:rPr>
          <w:t xml:space="preserve"> em débito automático</w:t>
        </w:r>
      </w:ins>
      <w:del w:id="84" w:author="Douglas Souza" w:date="2024-11-09T13:13:00Z">
        <w:r w:rsidR="00A3109A" w:rsidRPr="00805F76" w:rsidDel="00860C7A">
          <w:rPr>
            <w:rFonts w:ascii="Times New Roman" w:hAnsi="Times New Roman" w:cs="Times New Roman"/>
            <w:sz w:val="24"/>
            <w:szCs w:val="24"/>
            <w:rPrChange w:id="85" w:author="Douglas Souza" w:date="2024-10-20T16:20:00Z">
              <w:rPr/>
            </w:rPrChange>
          </w:rPr>
          <w:delText xml:space="preserve"> ou após o crédito aprovado</w:delText>
        </w:r>
      </w:del>
      <w:ins w:id="86" w:author="Douglas Souza [2]" w:date="2026-09-02T15:31:00Z" w16du:dateUtc="2026-09-02T18:31:00Z">
        <w:r w:rsidR="002711C3">
          <w:rPr>
            <w:rFonts w:ascii="Times New Roman" w:hAnsi="Times New Roman" w:cs="Times New Roman"/>
            <w:sz w:val="24"/>
            <w:szCs w:val="24"/>
          </w:rPr>
          <w:t xml:space="preserve">, no valor de </w:t>
        </w:r>
      </w:ins>
      <w:ins w:id="87" w:author="Douglas Souza [2]" w:date="2026-09-02T15:32:00Z" w16du:dateUtc="2026-09-02T18:32:00Z">
        <w:r w:rsidR="002711C3">
          <w:rPr>
            <w:rFonts w:ascii="Times New Roman" w:hAnsi="Times New Roman" w:cs="Times New Roman"/>
            <w:sz w:val="24"/>
            <w:szCs w:val="24"/>
          </w:rPr>
          <w:t xml:space="preserve">Imóvel </w:t>
        </w:r>
      </w:ins>
      <w:ins w:id="88" w:author="Douglas Souza [2]" w:date="2026-09-02T15:31:00Z" w16du:dateUtc="2026-09-02T18:31:00Z">
        <w:r w:rsidR="002711C3" w:rsidRPr="002711C3">
          <w:rPr>
            <w:rFonts w:ascii="Times New Roman" w:hAnsi="Times New Roman" w:cs="Times New Roman"/>
            <w:sz w:val="24"/>
            <w:szCs w:val="24"/>
          </w:rPr>
          <w:t>Residencial</w:t>
        </w:r>
      </w:ins>
      <w:ins w:id="89" w:author="Douglas Souza [2]" w:date="2026-09-02T15:32:00Z" w16du:dateUtc="2026-09-02T18:32:00Z">
        <w:r w:rsidR="002711C3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90" w:author="Douglas Souza [2]" w:date="2026-09-02T15:31:00Z" w16du:dateUtc="2026-09-02T18:31:00Z">
        <w:r w:rsidR="002711C3" w:rsidRPr="002711C3">
          <w:rPr>
            <w:rFonts w:ascii="Times New Roman" w:hAnsi="Times New Roman" w:cs="Times New Roman"/>
            <w:sz w:val="24"/>
            <w:szCs w:val="24"/>
          </w:rPr>
          <w:t xml:space="preserve">R$ 2.200,00 </w:t>
        </w:r>
        <w:r w:rsidR="002711C3">
          <w:rPr>
            <w:rFonts w:ascii="Times New Roman" w:hAnsi="Times New Roman" w:cs="Times New Roman"/>
            <w:sz w:val="24"/>
            <w:szCs w:val="24"/>
          </w:rPr>
          <w:t xml:space="preserve">e </w:t>
        </w:r>
        <w:r w:rsidR="002711C3" w:rsidRPr="002711C3">
          <w:rPr>
            <w:rFonts w:ascii="Times New Roman" w:hAnsi="Times New Roman" w:cs="Times New Roman"/>
            <w:sz w:val="24"/>
            <w:szCs w:val="24"/>
          </w:rPr>
          <w:t xml:space="preserve">Terreno: </w:t>
        </w:r>
        <w:r w:rsidR="002711C3">
          <w:rPr>
            <w:rFonts w:ascii="Times New Roman" w:hAnsi="Times New Roman" w:cs="Times New Roman"/>
            <w:sz w:val="24"/>
            <w:szCs w:val="24"/>
          </w:rPr>
          <w:t xml:space="preserve">R$ </w:t>
        </w:r>
        <w:r w:rsidR="002711C3" w:rsidRPr="002711C3">
          <w:rPr>
            <w:rFonts w:ascii="Times New Roman" w:hAnsi="Times New Roman" w:cs="Times New Roman"/>
            <w:sz w:val="24"/>
            <w:szCs w:val="24"/>
          </w:rPr>
          <w:t>3.400,00 + IOF</w:t>
        </w:r>
        <w:r w:rsidR="002711C3">
          <w:rPr>
            <w:rFonts w:ascii="Times New Roman" w:hAnsi="Times New Roman" w:cs="Times New Roman"/>
            <w:sz w:val="24"/>
            <w:szCs w:val="24"/>
          </w:rPr>
          <w:t>.</w:t>
        </w:r>
      </w:ins>
      <w:del w:id="91" w:author="Douglas Souza [2]" w:date="2026-09-02T15:31:00Z" w16du:dateUtc="2026-09-02T18:31:00Z"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92" w:author="Douglas Souza" w:date="2024-10-20T16:20:00Z">
              <w:rPr/>
            </w:rPrChange>
          </w:rPr>
          <w:delText>. Todos os bancos cobram as despesas referente à vistoria da propriedade</w:delText>
        </w:r>
      </w:del>
      <w:del w:id="93" w:author="Douglas Souza [2]" w:date="2026-09-02T15:30:00Z" w16du:dateUtc="2026-09-02T18:30:00Z"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94" w:author="Douglas Souza" w:date="2024-10-20T16:20:00Z">
              <w:rPr/>
            </w:rPrChange>
          </w:rPr>
          <w:delText xml:space="preserve"> </w:delText>
        </w:r>
        <w:r w:rsidR="00445627"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95" w:author="Douglas Souza [2]" w:date="2026-09-02T15:12:00Z" w16du:dateUtc="2026-09-02T18:12:00Z">
              <w:rPr/>
            </w:rPrChange>
          </w:rPr>
          <w:delText xml:space="preserve">e </w:delText>
        </w:r>
      </w:del>
      <w:ins w:id="96" w:author="Douglas Souza" w:date="2024-10-20T15:51:00Z">
        <w:del w:id="97" w:author="Douglas Souza [2]" w:date="2026-09-02T15:30:00Z" w16du:dateUtc="2026-09-02T18:30:00Z">
          <w:r w:rsidR="0007498F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98" w:author="Douglas Souza [2]" w:date="2026-09-02T15:12:00Z" w16du:dateUtc="2026-09-02T18:12:00Z">
                <w:rPr/>
              </w:rPrChange>
            </w:rPr>
            <w:delText>só podem</w:delText>
          </w:r>
        </w:del>
      </w:ins>
      <w:del w:id="99" w:author="Douglas Souza [2]" w:date="2026-09-02T15:30:00Z" w16du:dateUtc="2026-09-02T18:30:00Z">
        <w:r w:rsidR="00445627"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100" w:author="Douglas Souza [2]" w:date="2026-09-02T15:12:00Z" w16du:dateUtc="2026-09-02T18:12:00Z">
              <w:rPr/>
            </w:rPrChange>
          </w:rPr>
          <w:delText>não pode ser incluída</w:delText>
        </w:r>
      </w:del>
      <w:ins w:id="101" w:author="Douglas Souza" w:date="2024-10-20T15:52:00Z">
        <w:del w:id="102" w:author="Douglas Souza [2]" w:date="2026-09-02T15:30:00Z" w16du:dateUtc="2026-09-02T18:30:00Z">
          <w:r w:rsidR="0007498F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103" w:author="Douglas Souza [2]" w:date="2026-09-02T15:12:00Z" w16du:dateUtc="2026-09-02T18:12:00Z">
                <w:rPr/>
              </w:rPrChange>
            </w:rPr>
            <w:delText>s</w:delText>
          </w:r>
        </w:del>
      </w:ins>
      <w:del w:id="104" w:author="Douglas Souza [2]" w:date="2026-09-02T15:30:00Z" w16du:dateUtc="2026-09-02T18:30:00Z">
        <w:r w:rsidR="00445627"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105" w:author="Douglas Souza [2]" w:date="2026-09-02T15:12:00Z" w16du:dateUtc="2026-09-02T18:12:00Z">
              <w:rPr/>
            </w:rPrChange>
          </w:rPr>
          <w:delText xml:space="preserve"> no financiamento</w:delText>
        </w:r>
      </w:del>
      <w:ins w:id="106" w:author="Douglas Souza" w:date="2024-10-20T15:52:00Z">
        <w:del w:id="107" w:author="Douglas Souza [2]" w:date="2026-09-02T15:30:00Z" w16du:dateUtc="2026-09-02T18:30:00Z">
          <w:r w:rsidR="0007498F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108" w:author="Douglas Souza [2]" w:date="2026-09-02T15:12:00Z" w16du:dateUtc="2026-09-02T18:12:00Z">
                <w:rPr/>
              </w:rPrChange>
            </w:rPr>
            <w:delText xml:space="preserve"> caso você opte pelo banco Inter.</w:delText>
          </w:r>
        </w:del>
      </w:ins>
      <w:del w:id="109" w:author="Douglas Souza" w:date="2024-10-20T15:51:00Z"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110" w:author="Douglas Souza" w:date="2024-10-20T16:20:00Z">
              <w:rPr/>
            </w:rPrChange>
          </w:rPr>
          <w:delText>.</w:delText>
        </w:r>
      </w:del>
    </w:p>
    <w:p w14:paraId="325ED955" w14:textId="7B24CB47" w:rsidR="00805F76" w:rsidRPr="00805F76" w:rsidDel="00FF5159" w:rsidRDefault="00805F76">
      <w:pPr>
        <w:spacing w:line="360" w:lineRule="auto"/>
        <w:jc w:val="both"/>
        <w:rPr>
          <w:ins w:id="111" w:author="Douglas Souza" w:date="2024-10-20T16:14:00Z"/>
          <w:del w:id="112" w:author="Douglas Souza [2]" w:date="2026-09-02T15:43:00Z" w16du:dateUtc="2026-09-02T18:43:00Z"/>
          <w:rFonts w:ascii="Times New Roman" w:hAnsi="Times New Roman" w:cs="Times New Roman"/>
          <w:sz w:val="24"/>
          <w:szCs w:val="24"/>
          <w:rPrChange w:id="113" w:author="Douglas Souza" w:date="2024-10-20T16:20:00Z">
            <w:rPr>
              <w:ins w:id="114" w:author="Douglas Souza" w:date="2024-10-20T16:14:00Z"/>
              <w:del w:id="115" w:author="Douglas Souza [2]" w:date="2026-09-02T15:43:00Z" w16du:dateUtc="2026-09-02T18:43:00Z"/>
            </w:rPr>
          </w:rPrChange>
        </w:rPr>
        <w:pPrChange w:id="116" w:author="Douglas Souza [2]" w:date="2026-09-05T16:52:00Z" w16du:dateUtc="2026-09-05T19:52:00Z">
          <w:pPr>
            <w:jc w:val="both"/>
          </w:pPr>
        </w:pPrChange>
      </w:pPr>
      <w:ins w:id="117" w:author="Douglas Souza" w:date="2024-10-20T16:15:00Z">
        <w:r w:rsidRPr="00805F76">
          <w:rPr>
            <w:rFonts w:ascii="Times New Roman" w:hAnsi="Times New Roman" w:cs="Times New Roman"/>
            <w:sz w:val="24"/>
            <w:szCs w:val="24"/>
            <w:rPrChange w:id="118" w:author="Douglas Souza" w:date="2024-10-20T16:20:00Z">
              <w:rPr/>
            </w:rPrChange>
          </w:rPr>
          <w:t>Pode ficar tranquilo que nós, da PRIME ASSESSORIA IMOBILIÁRIA não c</w:t>
        </w:r>
      </w:ins>
      <w:ins w:id="119" w:author="Douglas Souza" w:date="2024-10-20T16:16:00Z">
        <w:r w:rsidRPr="00805F76">
          <w:rPr>
            <w:rFonts w:ascii="Times New Roman" w:hAnsi="Times New Roman" w:cs="Times New Roman"/>
            <w:sz w:val="24"/>
            <w:szCs w:val="24"/>
            <w:rPrChange w:id="120" w:author="Douglas Souza" w:date="2024-10-20T16:20:00Z">
              <w:rPr/>
            </w:rPrChange>
          </w:rPr>
          <w:t>obramos pela nossa assessoria. Somos credenciados</w:t>
        </w:r>
      </w:ins>
      <w:ins w:id="121" w:author="Douglas Souza" w:date="2024-10-20T16:18:00Z">
        <w:r w:rsidRPr="00805F76">
          <w:rPr>
            <w:rFonts w:ascii="Times New Roman" w:hAnsi="Times New Roman" w:cs="Times New Roman"/>
            <w:sz w:val="24"/>
            <w:szCs w:val="24"/>
            <w:rPrChange w:id="122" w:author="Douglas Souza" w:date="2024-10-20T16:20:00Z">
              <w:rPr/>
            </w:rPrChange>
          </w:rPr>
          <w:t>,</w:t>
        </w:r>
      </w:ins>
      <w:ins w:id="123" w:author="Douglas Souza" w:date="2024-10-20T16:16:00Z">
        <w:r w:rsidRPr="00805F76">
          <w:rPr>
            <w:rFonts w:ascii="Times New Roman" w:hAnsi="Times New Roman" w:cs="Times New Roman"/>
            <w:sz w:val="24"/>
            <w:szCs w:val="24"/>
            <w:rPrChange w:id="124" w:author="Douglas Souza" w:date="2024-10-20T16:20:00Z">
              <w:rPr/>
            </w:rPrChange>
          </w:rPr>
          <w:t xml:space="preserve"> </w:t>
        </w:r>
      </w:ins>
      <w:ins w:id="125" w:author="Douglas Souza" w:date="2024-10-20T16:17:00Z">
        <w:r w:rsidRPr="00805F76">
          <w:rPr>
            <w:rFonts w:ascii="Times New Roman" w:hAnsi="Times New Roman" w:cs="Times New Roman"/>
            <w:sz w:val="24"/>
            <w:szCs w:val="24"/>
            <w:rPrChange w:id="126" w:author="Douglas Souza" w:date="2024-10-20T16:20:00Z">
              <w:rPr/>
            </w:rPrChange>
          </w:rPr>
          <w:t>juntamente à sua instituição financeira escolhida</w:t>
        </w:r>
      </w:ins>
      <w:ins w:id="127" w:author="Douglas Souza" w:date="2024-10-20T16:18:00Z">
        <w:r w:rsidRPr="00805F76">
          <w:rPr>
            <w:rFonts w:ascii="Times New Roman" w:hAnsi="Times New Roman" w:cs="Times New Roman"/>
            <w:sz w:val="24"/>
            <w:szCs w:val="24"/>
            <w:rPrChange w:id="128" w:author="Douglas Souza" w:date="2024-10-20T16:20:00Z">
              <w:rPr/>
            </w:rPrChange>
          </w:rPr>
          <w:t>,</w:t>
        </w:r>
      </w:ins>
      <w:ins w:id="129" w:author="Douglas Souza" w:date="2024-10-20T16:17:00Z">
        <w:r w:rsidRPr="00805F76">
          <w:rPr>
            <w:rFonts w:ascii="Times New Roman" w:hAnsi="Times New Roman" w:cs="Times New Roman"/>
            <w:sz w:val="24"/>
            <w:szCs w:val="24"/>
            <w:rPrChange w:id="130" w:author="Douglas Souza" w:date="2024-10-20T16:20:00Z">
              <w:rPr/>
            </w:rPrChange>
          </w:rPr>
          <w:t xml:space="preserve"> como Correspondentes Bancários. Seu processo </w:t>
        </w:r>
      </w:ins>
      <w:ins w:id="131" w:author="Douglas Souza" w:date="2024-10-20T16:18:00Z">
        <w:r w:rsidRPr="00805F76">
          <w:rPr>
            <w:rFonts w:ascii="Times New Roman" w:hAnsi="Times New Roman" w:cs="Times New Roman"/>
            <w:sz w:val="24"/>
            <w:szCs w:val="24"/>
            <w:rPrChange w:id="132" w:author="Douglas Souza" w:date="2024-10-20T16:20:00Z">
              <w:rPr/>
            </w:rPrChange>
          </w:rPr>
          <w:t xml:space="preserve">de financiamento será feito na íntegra pelo nosso time sem custo </w:t>
        </w:r>
      </w:ins>
      <w:ins w:id="133" w:author="Douglas Souza" w:date="2024-10-20T16:19:00Z">
        <w:r w:rsidRPr="00805F76">
          <w:rPr>
            <w:rFonts w:ascii="Times New Roman" w:hAnsi="Times New Roman" w:cs="Times New Roman"/>
            <w:sz w:val="24"/>
            <w:szCs w:val="24"/>
            <w:rPrChange w:id="134" w:author="Douglas Souza" w:date="2024-10-20T16:20:00Z">
              <w:rPr/>
            </w:rPrChange>
          </w:rPr>
          <w:t xml:space="preserve">adicional </w:t>
        </w:r>
      </w:ins>
      <w:ins w:id="135" w:author="Douglas Souza" w:date="2024-10-20T16:18:00Z">
        <w:r w:rsidRPr="00805F76">
          <w:rPr>
            <w:rFonts w:ascii="Times New Roman" w:hAnsi="Times New Roman" w:cs="Times New Roman"/>
            <w:sz w:val="24"/>
            <w:szCs w:val="24"/>
            <w:rPrChange w:id="136" w:author="Douglas Souza" w:date="2024-10-20T16:20:00Z">
              <w:rPr/>
            </w:rPrChange>
          </w:rPr>
          <w:t xml:space="preserve">nenhum e sem nenhuma </w:t>
        </w:r>
        <w:del w:id="137" w:author="Douglas Souza [2]" w:date="2026-05-17T13:35:00Z" w16du:dateUtc="2026-05-17T16:35:00Z">
          <w:r w:rsidRPr="00805F76" w:rsidDel="003D03F6">
            <w:rPr>
              <w:rFonts w:ascii="Times New Roman" w:hAnsi="Times New Roman" w:cs="Times New Roman"/>
              <w:sz w:val="24"/>
              <w:szCs w:val="24"/>
              <w:rPrChange w:id="138" w:author="Douglas Souza" w:date="2024-10-20T16:20:00Z">
                <w:rPr/>
              </w:rPrChange>
            </w:rPr>
            <w:delText>alteração</w:delText>
          </w:r>
        </w:del>
      </w:ins>
      <w:ins w:id="139" w:author="Douglas Souza [2]" w:date="2026-05-17T13:35:00Z" w16du:dateUtc="2026-05-17T16:35:00Z">
        <w:r w:rsidR="003D03F6">
          <w:rPr>
            <w:rFonts w:ascii="Times New Roman" w:hAnsi="Times New Roman" w:cs="Times New Roman"/>
            <w:sz w:val="24"/>
            <w:szCs w:val="24"/>
          </w:rPr>
          <w:t>diferença</w:t>
        </w:r>
      </w:ins>
      <w:ins w:id="140" w:author="Douglas Souza" w:date="2024-10-20T16:19:00Z">
        <w:r w:rsidRPr="00805F76">
          <w:rPr>
            <w:rFonts w:ascii="Times New Roman" w:hAnsi="Times New Roman" w:cs="Times New Roman"/>
            <w:sz w:val="24"/>
            <w:szCs w:val="24"/>
            <w:rPrChange w:id="141" w:author="Douglas Souza" w:date="2024-10-20T16:20:00Z">
              <w:rPr/>
            </w:rPrChange>
          </w:rPr>
          <w:t xml:space="preserve"> </w:t>
        </w:r>
        <w:del w:id="142" w:author="Douglas Souza [2]" w:date="2026-05-17T13:35:00Z" w16du:dateUtc="2026-05-17T16:35:00Z">
          <w:r w:rsidRPr="00805F76" w:rsidDel="003D03F6">
            <w:rPr>
              <w:rFonts w:ascii="Times New Roman" w:hAnsi="Times New Roman" w:cs="Times New Roman"/>
              <w:sz w:val="24"/>
              <w:szCs w:val="24"/>
              <w:rPrChange w:id="143" w:author="Douglas Souza" w:date="2024-10-20T16:20:00Z">
                <w:rPr/>
              </w:rPrChange>
            </w:rPr>
            <w:delText>nesse sentido</w:delText>
          </w:r>
        </w:del>
      </w:ins>
      <w:ins w:id="144" w:author="Douglas Souza [2]" w:date="2026-05-17T13:35:00Z" w16du:dateUtc="2026-05-17T16:35:00Z">
        <w:r w:rsidR="003D03F6">
          <w:rPr>
            <w:rFonts w:ascii="Times New Roman" w:hAnsi="Times New Roman" w:cs="Times New Roman"/>
            <w:sz w:val="24"/>
            <w:szCs w:val="24"/>
          </w:rPr>
          <w:t>em nenhuma das condições</w:t>
        </w:r>
      </w:ins>
      <w:ins w:id="145" w:author="Douglas Souza" w:date="2024-10-20T16:19:00Z">
        <w:r w:rsidRPr="00805F76">
          <w:rPr>
            <w:rFonts w:ascii="Times New Roman" w:hAnsi="Times New Roman" w:cs="Times New Roman"/>
            <w:sz w:val="24"/>
            <w:szCs w:val="24"/>
            <w:rPrChange w:id="146" w:author="Douglas Souza" w:date="2024-10-20T16:20:00Z">
              <w:rPr/>
            </w:rPrChange>
          </w:rPr>
          <w:t>.</w:t>
        </w:r>
      </w:ins>
    </w:p>
    <w:p w14:paraId="23F031F1" w14:textId="357CC267" w:rsidR="00805F76" w:rsidDel="00FF5159" w:rsidRDefault="00805F76">
      <w:pPr>
        <w:spacing w:line="360" w:lineRule="auto"/>
        <w:jc w:val="both"/>
        <w:rPr>
          <w:del w:id="147" w:author="Douglas Souza" w:date="2024-11-09T13:05:00Z"/>
          <w:rFonts w:ascii="Times New Roman" w:hAnsi="Times New Roman" w:cs="Times New Roman"/>
          <w:i/>
          <w:iCs/>
          <w:sz w:val="24"/>
          <w:szCs w:val="24"/>
        </w:rPr>
        <w:pPrChange w:id="148" w:author="Douglas Souza [2]" w:date="2026-09-05T16:52:00Z" w16du:dateUtc="2026-09-05T19:52:00Z">
          <w:pPr>
            <w:pStyle w:val="SemEspaamento"/>
            <w:spacing w:line="360" w:lineRule="auto"/>
            <w:ind w:firstLine="1980"/>
            <w:jc w:val="center"/>
          </w:pPr>
        </w:pPrChange>
      </w:pPr>
    </w:p>
    <w:p w14:paraId="60629891" w14:textId="7E316C76" w:rsidR="00CF2265" w:rsidRPr="00805F76" w:rsidDel="002711C3" w:rsidRDefault="00CF2265">
      <w:pPr>
        <w:spacing w:line="360" w:lineRule="auto"/>
        <w:jc w:val="both"/>
        <w:rPr>
          <w:del w:id="149" w:author="Douglas Souza [2]" w:date="2026-09-02T15:32:00Z" w16du:dateUtc="2026-09-02T18:32:00Z"/>
          <w:rFonts w:ascii="Times New Roman" w:hAnsi="Times New Roman" w:cs="Times New Roman"/>
          <w:sz w:val="24"/>
          <w:szCs w:val="24"/>
          <w:rPrChange w:id="150" w:author="Douglas Souza" w:date="2024-10-20T16:20:00Z">
            <w:rPr>
              <w:del w:id="151" w:author="Douglas Souza [2]" w:date="2026-09-02T15:32:00Z" w16du:dateUtc="2026-09-02T18:32:00Z"/>
            </w:rPr>
          </w:rPrChange>
        </w:rPr>
        <w:pPrChange w:id="152" w:author="Douglas Souza [2]" w:date="2026-09-05T16:52:00Z" w16du:dateUtc="2026-09-05T19:52:00Z">
          <w:pPr/>
        </w:pPrChange>
      </w:pPr>
    </w:p>
    <w:p w14:paraId="18EED34F" w14:textId="55AA6621" w:rsidR="00A3109A" w:rsidDel="002711C3" w:rsidRDefault="00445627">
      <w:pPr>
        <w:spacing w:line="360" w:lineRule="auto"/>
        <w:jc w:val="both"/>
        <w:rPr>
          <w:del w:id="153" w:author="Douglas Souza [2]" w:date="2026-09-02T15:31:00Z" w16du:dateUtc="2026-09-02T18:31:00Z"/>
          <w:rFonts w:ascii="Times New Roman" w:hAnsi="Times New Roman" w:cs="Times New Roman"/>
          <w:b/>
          <w:bCs/>
          <w:sz w:val="24"/>
          <w:szCs w:val="24"/>
        </w:rPr>
        <w:pPrChange w:id="154" w:author="Douglas Souza [2]" w:date="2026-09-05T16:52:00Z" w16du:dateUtc="2026-09-05T19:52:00Z">
          <w:pPr/>
        </w:pPrChange>
      </w:pPr>
      <w:del w:id="155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56" w:author="Douglas Souza" w:date="2024-10-20T16:20:00Z">
              <w:rPr>
                <w:b/>
                <w:bCs/>
              </w:rPr>
            </w:rPrChange>
          </w:rPr>
          <w:delText>Confira os valores</w:delText>
        </w:r>
        <w:r w:rsidR="00A3109A"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57" w:author="Douglas Souza" w:date="2024-10-20T16:20:00Z">
              <w:rPr>
                <w:b/>
                <w:bCs/>
              </w:rPr>
            </w:rPrChange>
          </w:rPr>
          <w:delText>:</w:delText>
        </w:r>
      </w:del>
    </w:p>
    <w:p w14:paraId="5302064A" w14:textId="0E0E33DC" w:rsidR="0033060D" w:rsidRPr="00805F76" w:rsidDel="002711C3" w:rsidRDefault="0007498F">
      <w:pPr>
        <w:spacing w:line="360" w:lineRule="auto"/>
        <w:jc w:val="both"/>
        <w:rPr>
          <w:del w:id="158" w:author="Douglas Souza [2]" w:date="2026-09-02T15:32:00Z" w16du:dateUtc="2026-09-02T18:32:00Z"/>
          <w:rFonts w:ascii="Times New Roman" w:hAnsi="Times New Roman" w:cs="Times New Roman"/>
          <w:sz w:val="24"/>
          <w:szCs w:val="24"/>
          <w:rPrChange w:id="159" w:author="Douglas Souza" w:date="2024-10-20T16:20:00Z">
            <w:rPr>
              <w:del w:id="160" w:author="Douglas Souza [2]" w:date="2026-09-02T15:32:00Z" w16du:dateUtc="2026-09-02T18:32:00Z"/>
            </w:rPr>
          </w:rPrChange>
        </w:rPr>
        <w:pPrChange w:id="161" w:author="Douglas Souza [2]" w:date="2026-09-05T16:52:00Z" w16du:dateUtc="2026-09-05T19:52:00Z">
          <w:pPr>
            <w:pStyle w:val="SemEspaamento"/>
          </w:pPr>
        </w:pPrChange>
      </w:pPr>
      <w:del w:id="162" w:author="Douglas Souza [2]" w:date="2026-09-02T15:32:00Z" w16du:dateUtc="2026-09-02T18:32:00Z">
        <w:r w:rsidRPr="00805F76" w:rsidDel="002711C3">
          <w:rPr>
            <w:rFonts w:ascii="Times New Roman" w:hAnsi="Times New Roman" w:cs="Times New Roman"/>
            <w:noProof/>
            <w:sz w:val="24"/>
            <w:szCs w:val="24"/>
            <w:rPrChange w:id="163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49536" behindDoc="0" locked="0" layoutInCell="1" allowOverlap="1" wp14:anchorId="2CCAF336" wp14:editId="7E3E1E14">
              <wp:simplePos x="0" y="0"/>
              <wp:positionH relativeFrom="margin">
                <wp:posOffset>-57150</wp:posOffset>
              </wp:positionH>
              <wp:positionV relativeFrom="paragraph">
                <wp:posOffset>188595</wp:posOffset>
              </wp:positionV>
              <wp:extent cx="999787" cy="323850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9787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p w14:paraId="6B897223" w14:textId="69B2B8A8" w:rsidR="0007498F" w:rsidRPr="00805F76" w:rsidDel="002711C3" w:rsidRDefault="00445627">
      <w:pPr>
        <w:spacing w:line="360" w:lineRule="auto"/>
        <w:jc w:val="both"/>
        <w:rPr>
          <w:ins w:id="164" w:author="Douglas Souza" w:date="2024-10-20T15:46:00Z"/>
          <w:del w:id="165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166" w:author="Douglas Souza" w:date="2024-10-20T16:20:00Z">
            <w:rPr>
              <w:ins w:id="167" w:author="Douglas Souza" w:date="2024-10-20T15:46:00Z"/>
              <w:del w:id="168" w:author="Douglas Souza [2]" w:date="2026-09-02T15:31:00Z" w16du:dateUtc="2026-09-02T18:31:00Z"/>
            </w:rPr>
          </w:rPrChange>
        </w:rPr>
        <w:pPrChange w:id="169" w:author="Douglas Souza [2]" w:date="2026-09-05T16:52:00Z" w16du:dateUtc="2026-09-05T19:52:00Z">
          <w:pPr>
            <w:pStyle w:val="SemEspaamento"/>
          </w:pPr>
        </w:pPrChange>
      </w:pPr>
      <w:del w:id="170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171" w:author="Douglas Souza" w:date="2024-10-20T16:20:00Z">
              <w:rPr/>
            </w:rPrChange>
          </w:rPr>
          <w:tab/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172" w:author="Douglas Souza" w:date="2024-10-20T16:20:00Z">
              <w:rPr/>
            </w:rPrChange>
          </w:rPr>
          <w:tab/>
        </w:r>
      </w:del>
      <w:ins w:id="173" w:author="Douglas Souza" w:date="2024-10-20T15:44:00Z">
        <w:del w:id="174" w:author="Douglas Souza [2]" w:date="2026-09-02T15:31:00Z" w16du:dateUtc="2026-09-02T18:31:00Z">
          <w:r w:rsidR="0007498F" w:rsidRPr="00805F76" w:rsidDel="002711C3">
            <w:rPr>
              <w:rFonts w:ascii="Times New Roman" w:hAnsi="Times New Roman" w:cs="Times New Roman"/>
              <w:sz w:val="24"/>
              <w:szCs w:val="24"/>
              <w:rPrChange w:id="175" w:author="Douglas Souza" w:date="2024-10-20T16:20:00Z">
                <w:rPr/>
              </w:rPrChange>
            </w:rPr>
            <w:delText>Residencial até: R$ 2.</w:delText>
          </w:r>
        </w:del>
        <w:del w:id="176" w:author="Douglas Souza [2]" w:date="2026-05-17T14:16:00Z" w16du:dateUtc="2026-05-17T17:16:00Z">
          <w:r w:rsidR="0007498F" w:rsidRPr="00805F76" w:rsidDel="000925C9">
            <w:rPr>
              <w:rFonts w:ascii="Times New Roman" w:hAnsi="Times New Roman" w:cs="Times New Roman"/>
              <w:sz w:val="24"/>
              <w:szCs w:val="24"/>
              <w:rPrChange w:id="177" w:author="Douglas Souza" w:date="2024-10-20T16:20:00Z">
                <w:rPr/>
              </w:rPrChange>
            </w:rPr>
            <w:delText>114,03</w:delText>
          </w:r>
        </w:del>
        <w:del w:id="178" w:author="Douglas Souza [2]" w:date="2026-09-02T15:31:00Z" w16du:dateUtc="2026-09-02T18:31:00Z">
          <w:r w:rsidR="0007498F" w:rsidRPr="00805F76" w:rsidDel="002711C3">
            <w:rPr>
              <w:rFonts w:ascii="Times New Roman" w:hAnsi="Times New Roman" w:cs="Times New Roman"/>
              <w:sz w:val="24"/>
              <w:szCs w:val="24"/>
              <w:rPrChange w:id="179" w:author="Douglas Souza" w:date="2024-10-20T16:20:00Z">
                <w:rPr/>
              </w:rPrChange>
            </w:rPr>
            <w:delText xml:space="preserve"> </w:delText>
          </w:r>
        </w:del>
      </w:ins>
    </w:p>
    <w:p w14:paraId="06172201" w14:textId="32930575" w:rsidR="00445627" w:rsidDel="003D03F6" w:rsidRDefault="0007498F">
      <w:pPr>
        <w:spacing w:line="360" w:lineRule="auto"/>
        <w:jc w:val="both"/>
        <w:rPr>
          <w:del w:id="180" w:author="Douglas Souza" w:date="2024-10-20T15:44:00Z"/>
          <w:rFonts w:ascii="Times New Roman" w:hAnsi="Times New Roman" w:cs="Times New Roman"/>
          <w:sz w:val="24"/>
          <w:szCs w:val="24"/>
        </w:rPr>
        <w:pPrChange w:id="181" w:author="Douglas Souza [2]" w:date="2026-09-05T16:52:00Z" w16du:dateUtc="2026-09-05T19:52:00Z">
          <w:pPr>
            <w:pStyle w:val="SemEspaamento"/>
            <w:ind w:firstLine="1980"/>
          </w:pPr>
        </w:pPrChange>
      </w:pPr>
      <w:ins w:id="182" w:author="Douglas Souza" w:date="2024-10-20T15:44:00Z">
        <w:del w:id="183" w:author="Douglas Souza [2]" w:date="2026-09-02T15:31:00Z" w16du:dateUtc="2026-09-02T18:31:00Z">
          <w:r w:rsidRPr="00805F76" w:rsidDel="002711C3">
            <w:rPr>
              <w:rFonts w:ascii="Times New Roman" w:hAnsi="Times New Roman" w:cs="Times New Roman"/>
              <w:sz w:val="24"/>
              <w:szCs w:val="24"/>
              <w:rPrChange w:id="184" w:author="Douglas Souza" w:date="2024-10-20T16:20:00Z">
                <w:rPr/>
              </w:rPrChange>
            </w:rPr>
            <w:delText>Terreno: 3.400,00 + IOF</w:delText>
          </w:r>
        </w:del>
        <w:del w:id="185" w:author="Douglas Souza [2]" w:date="2026-09-02T15:32:00Z" w16du:dateUtc="2026-09-02T18:32:00Z">
          <w:r w:rsidRPr="00805F76" w:rsidDel="002711C3">
            <w:rPr>
              <w:rFonts w:ascii="Times New Roman" w:hAnsi="Times New Roman" w:cs="Times New Roman"/>
              <w:sz w:val="24"/>
              <w:szCs w:val="24"/>
              <w:rPrChange w:id="186" w:author="Douglas Souza" w:date="2024-10-20T16:20:00Z">
                <w:rPr/>
              </w:rPrChange>
            </w:rPr>
            <w:br/>
          </w:r>
        </w:del>
      </w:ins>
      <w:del w:id="187" w:author="Douglas Souza" w:date="2024-10-20T15:46:00Z"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188" w:author="Douglas Souza" w:date="2024-10-20T16:20:00Z">
              <w:rPr/>
            </w:rPrChange>
          </w:rPr>
          <w:tab/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189" w:author="Douglas Souza" w:date="2024-10-20T16:20:00Z">
              <w:rPr/>
            </w:rPrChange>
          </w:rPr>
          <w:tab/>
        </w:r>
      </w:del>
      <w:del w:id="190" w:author="Douglas Souza" w:date="2024-10-20T15:44:00Z">
        <w:r w:rsidR="003E3162" w:rsidRPr="00805F76" w:rsidDel="0007498F">
          <w:rPr>
            <w:rFonts w:ascii="Times New Roman" w:hAnsi="Times New Roman" w:cs="Times New Roman"/>
            <w:sz w:val="24"/>
            <w:szCs w:val="24"/>
            <w:rPrChange w:id="191" w:author="Douglas Souza" w:date="2024-10-20T16:20:00Z">
              <w:rPr/>
            </w:rPrChange>
          </w:rPr>
          <w:delText>Residencial até:</w:delText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192" w:author="Douglas Souza" w:date="2024-10-20T16:20:00Z">
              <w:rPr/>
            </w:rPrChange>
          </w:rPr>
          <w:delText xml:space="preserve"> R$ 2.114,03 + </w:delText>
        </w:r>
        <w:r w:rsidR="003E3162" w:rsidRPr="00805F76" w:rsidDel="0007498F">
          <w:rPr>
            <w:rFonts w:ascii="Times New Roman" w:hAnsi="Times New Roman" w:cs="Times New Roman"/>
            <w:sz w:val="24"/>
            <w:szCs w:val="24"/>
            <w:rPrChange w:id="193" w:author="Douglas Souza" w:date="2024-10-20T16:20:00Z">
              <w:rPr/>
            </w:rPrChange>
          </w:rPr>
          <w:delText>encargos de s</w:delText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194" w:author="Douglas Souza" w:date="2024-10-20T16:20:00Z">
              <w:rPr/>
            </w:rPrChange>
          </w:rPr>
          <w:delText>eguro DFI e MIP</w:delText>
        </w:r>
      </w:del>
    </w:p>
    <w:p w14:paraId="657AFDD7" w14:textId="261B91DF" w:rsidR="000111F6" w:rsidRPr="00805F76" w:rsidDel="0007498F" w:rsidRDefault="003D03F6">
      <w:pPr>
        <w:spacing w:line="360" w:lineRule="auto"/>
        <w:jc w:val="both"/>
        <w:rPr>
          <w:del w:id="195" w:author="Douglas Souza" w:date="2024-10-20T15:50:00Z"/>
          <w:rFonts w:ascii="Times New Roman" w:hAnsi="Times New Roman" w:cs="Times New Roman"/>
          <w:sz w:val="24"/>
          <w:szCs w:val="24"/>
          <w:rPrChange w:id="196" w:author="Douglas Souza" w:date="2024-10-20T16:20:00Z">
            <w:rPr>
              <w:del w:id="197" w:author="Douglas Souza" w:date="2024-10-20T15:50:00Z"/>
            </w:rPr>
          </w:rPrChange>
        </w:rPr>
        <w:pPrChange w:id="198" w:author="Douglas Souza [2]" w:date="2026-09-05T16:52:00Z" w16du:dateUtc="2026-09-05T19:52:00Z">
          <w:pPr>
            <w:pStyle w:val="SemEspaamento"/>
          </w:pPr>
        </w:pPrChange>
      </w:pPr>
      <w:del w:id="199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noProof/>
            <w:sz w:val="24"/>
            <w:szCs w:val="24"/>
            <w:rPrChange w:id="200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25984" behindDoc="0" locked="0" layoutInCell="1" allowOverlap="1" wp14:anchorId="6E5FD116" wp14:editId="0AB7CBF1">
              <wp:simplePos x="0" y="0"/>
              <wp:positionH relativeFrom="margin">
                <wp:posOffset>228642</wp:posOffset>
              </wp:positionH>
              <wp:positionV relativeFrom="paragraph">
                <wp:posOffset>90805</wp:posOffset>
              </wp:positionV>
              <wp:extent cx="333375" cy="322621"/>
              <wp:effectExtent l="0" t="0" r="0" b="127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3375" cy="3226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del w:id="201" w:author="Douglas Souza" w:date="2024-10-20T15:44:00Z"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202" w:author="Douglas Souza" w:date="2024-10-20T16:20:00Z">
              <w:rPr/>
            </w:rPrChange>
          </w:rPr>
          <w:tab/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203" w:author="Douglas Souza" w:date="2024-10-20T16:20:00Z">
              <w:rPr/>
            </w:rPrChange>
          </w:rPr>
          <w:tab/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204" w:author="Douglas Souza" w:date="2024-10-20T16:20:00Z">
              <w:rPr/>
            </w:rPrChange>
          </w:rPr>
          <w:tab/>
        </w:r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205" w:author="Douglas Souza" w:date="2024-10-20T16:20:00Z">
              <w:rPr/>
            </w:rPrChange>
          </w:rPr>
          <w:tab/>
          <w:delText>Terreno: 3.400,00 + IOF</w:delText>
        </w:r>
        <w:r w:rsidR="00333CB4" w:rsidRPr="00805F76" w:rsidDel="0007498F">
          <w:rPr>
            <w:rFonts w:ascii="Times New Roman" w:hAnsi="Times New Roman" w:cs="Times New Roman"/>
            <w:sz w:val="24"/>
            <w:szCs w:val="24"/>
            <w:rPrChange w:id="206" w:author="Douglas Souza" w:date="2024-10-20T16:20:00Z">
              <w:rPr/>
            </w:rPrChange>
          </w:rPr>
          <w:br/>
          <w:delText xml:space="preserve">                                                        *Debitado da CC, </w:delText>
        </w:r>
      </w:del>
      <w:del w:id="207" w:author="Douglas Souza" w:date="2024-10-20T15:40:00Z">
        <w:r w:rsidR="00333CB4" w:rsidRPr="00805F76" w:rsidDel="00570FC8">
          <w:rPr>
            <w:rFonts w:ascii="Times New Roman" w:hAnsi="Times New Roman" w:cs="Times New Roman"/>
            <w:sz w:val="24"/>
            <w:szCs w:val="24"/>
            <w:rPrChange w:id="208" w:author="Douglas Souza" w:date="2024-10-20T16:20:00Z">
              <w:rPr/>
            </w:rPrChange>
          </w:rPr>
          <w:delText>24 hrs</w:delText>
        </w:r>
      </w:del>
      <w:del w:id="209" w:author="Douglas Souza" w:date="2024-10-20T15:44:00Z">
        <w:r w:rsidR="00333CB4" w:rsidRPr="00805F76" w:rsidDel="0007498F">
          <w:rPr>
            <w:rFonts w:ascii="Times New Roman" w:hAnsi="Times New Roman" w:cs="Times New Roman"/>
            <w:sz w:val="24"/>
            <w:szCs w:val="24"/>
            <w:rPrChange w:id="210" w:author="Douglas Souza" w:date="2024-10-20T16:20:00Z">
              <w:rPr/>
            </w:rPrChange>
          </w:rPr>
          <w:delText xml:space="preserve"> após emissão do contrat</w:delText>
        </w:r>
        <w:r w:rsidR="007B0376" w:rsidRPr="00805F76" w:rsidDel="0007498F">
          <w:rPr>
            <w:rFonts w:ascii="Times New Roman" w:hAnsi="Times New Roman" w:cs="Times New Roman"/>
            <w:sz w:val="24"/>
            <w:szCs w:val="24"/>
            <w:rPrChange w:id="211" w:author="Douglas Souza" w:date="2024-10-20T16:20:00Z">
              <w:rPr/>
            </w:rPrChange>
          </w:rPr>
          <w:delText>o</w:delText>
        </w:r>
      </w:del>
    </w:p>
    <w:p w14:paraId="517C454C" w14:textId="1B3A418A" w:rsidR="0033060D" w:rsidRPr="00805F76" w:rsidDel="002711C3" w:rsidRDefault="0033060D">
      <w:pPr>
        <w:spacing w:line="360" w:lineRule="auto"/>
        <w:jc w:val="both"/>
        <w:rPr>
          <w:del w:id="212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13" w:author="Douglas Souza" w:date="2024-10-20T16:20:00Z">
            <w:rPr>
              <w:del w:id="214" w:author="Douglas Souza [2]" w:date="2026-09-02T15:31:00Z" w16du:dateUtc="2026-09-02T18:31:00Z"/>
            </w:rPr>
          </w:rPrChange>
        </w:rPr>
        <w:pPrChange w:id="215" w:author="Douglas Souza [2]" w:date="2026-09-05T16:52:00Z" w16du:dateUtc="2026-09-05T19:52:00Z">
          <w:pPr>
            <w:pStyle w:val="SemEspaamento"/>
          </w:pPr>
        </w:pPrChange>
      </w:pPr>
    </w:p>
    <w:p w14:paraId="7BF413F5" w14:textId="0448DBF8" w:rsidR="0007498F" w:rsidRPr="00805F76" w:rsidDel="002711C3" w:rsidRDefault="0033060D">
      <w:pPr>
        <w:spacing w:line="360" w:lineRule="auto"/>
        <w:jc w:val="both"/>
        <w:rPr>
          <w:del w:id="216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17" w:author="Douglas Souza" w:date="2024-10-20T16:20:00Z">
            <w:rPr>
              <w:del w:id="218" w:author="Douglas Souza [2]" w:date="2026-09-02T15:31:00Z" w16du:dateUtc="2026-09-02T18:31:00Z"/>
            </w:rPr>
          </w:rPrChange>
        </w:rPr>
        <w:pPrChange w:id="219" w:author="Douglas Souza [2]" w:date="2026-09-05T16:52:00Z" w16du:dateUtc="2026-09-05T19:52:00Z">
          <w:pPr>
            <w:pStyle w:val="SemEspaamento"/>
          </w:pPr>
        </w:pPrChange>
      </w:pPr>
      <w:del w:id="220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noProof/>
            <w:sz w:val="24"/>
            <w:szCs w:val="24"/>
            <w:rPrChange w:id="221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97664" behindDoc="0" locked="0" layoutInCell="1" allowOverlap="1" wp14:anchorId="73EC79A7" wp14:editId="33CCA2B5">
              <wp:simplePos x="0" y="0"/>
              <wp:positionH relativeFrom="margin">
                <wp:align>left</wp:align>
              </wp:positionH>
              <wp:positionV relativeFrom="paragraph">
                <wp:posOffset>99695</wp:posOffset>
              </wp:positionV>
              <wp:extent cx="638175" cy="173331"/>
              <wp:effectExtent l="0" t="0" r="0" b="0"/>
              <wp:wrapNone/>
              <wp:docPr id="5" name="Image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175" cy="1733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222" w:author="Douglas Souza" w:date="2024-10-20T16:20:00Z">
              <w:rPr/>
            </w:rPrChange>
          </w:rPr>
          <w:delText xml:space="preserve">                                  Residencial SBPE/FGTS/ PMCMV R$ 750,00 pago após crédito aprovado.</w:delText>
        </w:r>
      </w:del>
    </w:p>
    <w:p w14:paraId="64BD745B" w14:textId="5B1D5479" w:rsidR="000111F6" w:rsidRPr="00805F76" w:rsidDel="002711C3" w:rsidRDefault="0033060D">
      <w:pPr>
        <w:spacing w:line="360" w:lineRule="auto"/>
        <w:jc w:val="both"/>
        <w:rPr>
          <w:del w:id="223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24" w:author="Douglas Souza" w:date="2024-10-20T16:20:00Z">
            <w:rPr>
              <w:del w:id="225" w:author="Douglas Souza [2]" w:date="2026-09-02T15:31:00Z" w16du:dateUtc="2026-09-02T18:31:00Z"/>
            </w:rPr>
          </w:rPrChange>
        </w:rPr>
        <w:pPrChange w:id="226" w:author="Douglas Souza [2]" w:date="2026-09-05T16:52:00Z" w16du:dateUtc="2026-09-05T19:52:00Z">
          <w:pPr>
            <w:pStyle w:val="SemEspaamento"/>
          </w:pPr>
        </w:pPrChange>
      </w:pPr>
      <w:del w:id="227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228" w:author="Douglas Souza" w:date="2024-10-20T16:20:00Z">
              <w:rPr/>
            </w:rPrChange>
          </w:rPr>
          <w:delText xml:space="preserve">                                  Residencial Procotista 1,5% + encargos de seguro DFI e MIP calculados sobre valor do financiamento, sendo inicialmente R$ 750,00 e a diferença no ato da assinatura do contrato.</w:delText>
        </w:r>
      </w:del>
    </w:p>
    <w:p w14:paraId="50E89B52" w14:textId="65187A72" w:rsidR="000E7C4E" w:rsidRPr="00805F76" w:rsidDel="002711C3" w:rsidRDefault="00445627">
      <w:pPr>
        <w:spacing w:line="360" w:lineRule="auto"/>
        <w:jc w:val="both"/>
        <w:rPr>
          <w:del w:id="229" w:author="Douglas Souza [2]" w:date="2026-09-02T15:32:00Z" w16du:dateUtc="2026-09-02T18:32:00Z"/>
          <w:rFonts w:ascii="Times New Roman" w:hAnsi="Times New Roman" w:cs="Times New Roman"/>
          <w:sz w:val="24"/>
          <w:szCs w:val="24"/>
          <w:rPrChange w:id="230" w:author="Douglas Souza" w:date="2024-10-20T16:20:00Z">
            <w:rPr>
              <w:del w:id="231" w:author="Douglas Souza [2]" w:date="2026-09-02T15:32:00Z" w16du:dateUtc="2026-09-02T18:32:00Z"/>
            </w:rPr>
          </w:rPrChange>
        </w:rPr>
        <w:pPrChange w:id="232" w:author="Douglas Souza [2]" w:date="2026-09-05T16:52:00Z" w16du:dateUtc="2026-09-05T19:52:00Z">
          <w:pPr>
            <w:pStyle w:val="SemEspaamento"/>
          </w:pPr>
        </w:pPrChange>
      </w:pPr>
      <w:del w:id="233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234" w:author="Douglas Souza" w:date="2024-10-20T16:20:00Z">
              <w:rPr/>
            </w:rPrChange>
          </w:rPr>
          <w:tab/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235" w:author="Douglas Souza" w:date="2024-10-20T16:20:00Z">
              <w:rPr/>
            </w:rPrChange>
          </w:rPr>
          <w:tab/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236" w:author="Douglas Souza" w:date="2024-10-20T16:20:00Z">
              <w:rPr/>
            </w:rPrChange>
          </w:rPr>
          <w:tab/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237" w:author="Douglas Souza" w:date="2024-10-20T16:20:00Z">
              <w:rPr/>
            </w:rPrChange>
          </w:rPr>
          <w:tab/>
          <w:delText xml:space="preserve">R$ 1.950 </w:delText>
        </w:r>
      </w:del>
      <w:del w:id="238" w:author="Douglas Souza" w:date="2025-01-12T12:07:00Z">
        <w:r w:rsidRPr="00805F76" w:rsidDel="00420191">
          <w:rPr>
            <w:rFonts w:ascii="Times New Roman" w:hAnsi="Times New Roman" w:cs="Times New Roman"/>
            <w:sz w:val="24"/>
            <w:szCs w:val="24"/>
            <w:rPrChange w:id="239" w:author="Douglas Souza" w:date="2024-10-20T16:20:00Z">
              <w:rPr/>
            </w:rPrChange>
          </w:rPr>
          <w:delText xml:space="preserve">+ </w:delText>
        </w:r>
        <w:r w:rsidR="003E3162" w:rsidRPr="00805F76" w:rsidDel="00420191">
          <w:rPr>
            <w:rFonts w:ascii="Times New Roman" w:hAnsi="Times New Roman" w:cs="Times New Roman"/>
            <w:sz w:val="24"/>
            <w:szCs w:val="24"/>
            <w:rPrChange w:id="240" w:author="Douglas Souza" w:date="2024-10-20T16:20:00Z">
              <w:rPr/>
            </w:rPrChange>
          </w:rPr>
          <w:delText xml:space="preserve">encargos </w:delText>
        </w:r>
        <w:r w:rsidRPr="00805F76" w:rsidDel="00420191">
          <w:rPr>
            <w:rFonts w:ascii="Times New Roman" w:hAnsi="Times New Roman" w:cs="Times New Roman"/>
            <w:sz w:val="24"/>
            <w:szCs w:val="24"/>
            <w:rPrChange w:id="241" w:author="Douglas Souza" w:date="2024-10-20T16:20:00Z">
              <w:rPr/>
            </w:rPrChange>
          </w:rPr>
          <w:delText>de seguro DFI e MIP</w:delText>
        </w:r>
      </w:del>
    </w:p>
    <w:p w14:paraId="77634BD3" w14:textId="1C2FB483" w:rsidR="00CE483C" w:rsidDel="003D03F6" w:rsidRDefault="00333CB4">
      <w:pPr>
        <w:spacing w:line="360" w:lineRule="auto"/>
        <w:jc w:val="both"/>
        <w:rPr>
          <w:del w:id="242" w:author="Douglas Souza" w:date="2024-10-20T15:49:00Z"/>
          <w:rFonts w:ascii="Times New Roman" w:hAnsi="Times New Roman" w:cs="Times New Roman"/>
          <w:sz w:val="24"/>
          <w:szCs w:val="24"/>
        </w:rPr>
        <w:pPrChange w:id="243" w:author="Douglas Souza [2]" w:date="2026-09-05T16:52:00Z" w16du:dateUtc="2026-09-05T19:52:00Z">
          <w:pPr>
            <w:pStyle w:val="SemEspaamento"/>
            <w:ind w:firstLine="1980"/>
          </w:pPr>
        </w:pPrChange>
      </w:pPr>
      <w:del w:id="244" w:author="Douglas Souza" w:date="2024-10-20T15:45:00Z">
        <w:r w:rsidRPr="00805F76" w:rsidDel="0007498F">
          <w:rPr>
            <w:rFonts w:ascii="Times New Roman" w:hAnsi="Times New Roman" w:cs="Times New Roman"/>
            <w:sz w:val="24"/>
            <w:szCs w:val="24"/>
            <w:rPrChange w:id="245" w:author="Douglas Souza" w:date="2024-10-20T16:20:00Z">
              <w:rPr/>
            </w:rPrChange>
          </w:rPr>
          <w:delText xml:space="preserve">                                                        </w:delText>
        </w:r>
      </w:del>
      <w:del w:id="246" w:author="Douglas Souza" w:date="2024-10-20T15:49:00Z">
        <w:r w:rsidRPr="00805F76" w:rsidDel="0007498F">
          <w:rPr>
            <w:rFonts w:ascii="Times New Roman" w:hAnsi="Times New Roman" w:cs="Times New Roman"/>
            <w:sz w:val="24"/>
            <w:szCs w:val="24"/>
            <w:rPrChange w:id="247" w:author="Douglas Souza" w:date="2024-10-20T16:20:00Z">
              <w:rPr/>
            </w:rPrChange>
          </w:rPr>
          <w:delText>*Debitado da CC, 24 hrs após emissão do contrato</w:delText>
        </w:r>
      </w:del>
    </w:p>
    <w:p w14:paraId="145DF16E" w14:textId="45676E25" w:rsidR="00420191" w:rsidRPr="00805F76" w:rsidDel="002711C3" w:rsidRDefault="00420191">
      <w:pPr>
        <w:spacing w:line="360" w:lineRule="auto"/>
        <w:jc w:val="both"/>
        <w:rPr>
          <w:ins w:id="248" w:author="Douglas Souza" w:date="2025-01-12T12:08:00Z"/>
          <w:del w:id="249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50" w:author="Douglas Souza" w:date="2024-10-20T16:20:00Z">
            <w:rPr>
              <w:ins w:id="251" w:author="Douglas Souza" w:date="2025-01-12T12:08:00Z"/>
              <w:del w:id="252" w:author="Douglas Souza [2]" w:date="2026-09-02T15:31:00Z" w16du:dateUtc="2026-09-02T18:31:00Z"/>
            </w:rPr>
          </w:rPrChange>
        </w:rPr>
        <w:pPrChange w:id="253" w:author="Douglas Souza [2]" w:date="2026-09-05T16:52:00Z" w16du:dateUtc="2026-09-05T19:52:00Z">
          <w:pPr>
            <w:pStyle w:val="SemEspaamento"/>
          </w:pPr>
        </w:pPrChange>
      </w:pPr>
    </w:p>
    <w:p w14:paraId="351FDFFF" w14:textId="2BF95BCE" w:rsidR="00333CB4" w:rsidRPr="00805F76" w:rsidDel="002711C3" w:rsidRDefault="00333CB4">
      <w:pPr>
        <w:spacing w:line="360" w:lineRule="auto"/>
        <w:jc w:val="both"/>
        <w:rPr>
          <w:del w:id="254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55" w:author="Douglas Souza" w:date="2024-10-20T16:20:00Z">
            <w:rPr>
              <w:del w:id="256" w:author="Douglas Souza [2]" w:date="2026-09-02T15:31:00Z" w16du:dateUtc="2026-09-02T18:31:00Z"/>
            </w:rPr>
          </w:rPrChange>
        </w:rPr>
        <w:pPrChange w:id="257" w:author="Douglas Souza [2]" w:date="2026-09-05T16:52:00Z" w16du:dateUtc="2026-09-05T19:52:00Z">
          <w:pPr>
            <w:pStyle w:val="SemEspaamento"/>
          </w:pPr>
        </w:pPrChange>
      </w:pPr>
    </w:p>
    <w:p w14:paraId="7F9A886B" w14:textId="16D035C4" w:rsidR="0007498F" w:rsidRPr="00805F76" w:rsidDel="002711C3" w:rsidRDefault="0007498F">
      <w:pPr>
        <w:spacing w:line="360" w:lineRule="auto"/>
        <w:jc w:val="both"/>
        <w:rPr>
          <w:ins w:id="258" w:author="Douglas Souza" w:date="2024-10-20T15:46:00Z"/>
          <w:del w:id="259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60" w:author="Douglas Souza" w:date="2024-10-20T16:20:00Z">
            <w:rPr>
              <w:ins w:id="261" w:author="Douglas Souza" w:date="2024-10-20T15:46:00Z"/>
              <w:del w:id="262" w:author="Douglas Souza [2]" w:date="2026-09-02T15:31:00Z" w16du:dateUtc="2026-09-02T18:31:00Z"/>
            </w:rPr>
          </w:rPrChange>
        </w:rPr>
        <w:pPrChange w:id="263" w:author="Douglas Souza [2]" w:date="2026-09-05T16:52:00Z" w16du:dateUtc="2026-09-05T19:52:00Z">
          <w:pPr>
            <w:pStyle w:val="SemEspaamento"/>
            <w:ind w:firstLine="1530"/>
          </w:pPr>
        </w:pPrChange>
      </w:pPr>
      <w:del w:id="264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noProof/>
            <w:sz w:val="24"/>
            <w:szCs w:val="24"/>
            <w:rPrChange w:id="265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33152" behindDoc="0" locked="0" layoutInCell="1" allowOverlap="1" wp14:anchorId="6CE51E5E" wp14:editId="68E844F9">
              <wp:simplePos x="0" y="0"/>
              <wp:positionH relativeFrom="margin">
                <wp:align>left</wp:align>
              </wp:positionH>
              <wp:positionV relativeFrom="paragraph">
                <wp:posOffset>72390</wp:posOffset>
              </wp:positionV>
              <wp:extent cx="917305" cy="161925"/>
              <wp:effectExtent l="0" t="0" r="0" b="0"/>
              <wp:wrapNone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9382" cy="1622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66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67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68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69" w:author="Douglas Souza" w:date="2024-10-20T16:20:00Z">
              <w:rPr/>
            </w:rPrChange>
          </w:rPr>
          <w:tab/>
          <w:delText>R$ 1.</w:delText>
        </w:r>
      </w:del>
      <w:ins w:id="270" w:author="Douglas Souza" w:date="2024-10-20T15:49:00Z">
        <w:del w:id="271" w:author="Douglas Souza [2]" w:date="2026-09-02T15:31:00Z" w16du:dateUtc="2026-09-02T18:31:00Z">
          <w:r w:rsidRPr="00805F76" w:rsidDel="002711C3">
            <w:rPr>
              <w:rFonts w:ascii="Times New Roman" w:hAnsi="Times New Roman" w:cs="Times New Roman"/>
              <w:sz w:val="24"/>
              <w:szCs w:val="24"/>
              <w:rPrChange w:id="272" w:author="Douglas Souza" w:date="2024-10-20T16:20:00Z">
                <w:rPr/>
              </w:rPrChange>
            </w:rPr>
            <w:delText>9</w:delText>
          </w:r>
        </w:del>
      </w:ins>
      <w:del w:id="273" w:author="Douglas Souza [2]" w:date="2026-09-02T15:31:00Z" w16du:dateUtc="2026-09-02T18:31:00Z"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74" w:author="Douglas Souza" w:date="2024-10-20T16:20:00Z">
              <w:rPr/>
            </w:rPrChange>
          </w:rPr>
          <w:delText>850 + encargos de seguro DFI e MIP.</w:delText>
        </w:r>
      </w:del>
    </w:p>
    <w:p w14:paraId="20A1D1A7" w14:textId="3D669482" w:rsidR="0007498F" w:rsidRPr="00805F76" w:rsidDel="002711C3" w:rsidRDefault="00445627">
      <w:pPr>
        <w:spacing w:line="360" w:lineRule="auto"/>
        <w:jc w:val="both"/>
        <w:rPr>
          <w:ins w:id="275" w:author="Douglas Souza" w:date="2024-10-20T15:49:00Z"/>
          <w:del w:id="276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77" w:author="Douglas Souza" w:date="2024-10-20T16:20:00Z">
            <w:rPr>
              <w:ins w:id="278" w:author="Douglas Souza" w:date="2024-10-20T15:49:00Z"/>
              <w:del w:id="279" w:author="Douglas Souza [2]" w:date="2026-09-02T15:31:00Z" w16du:dateUtc="2026-09-02T18:31:00Z"/>
            </w:rPr>
          </w:rPrChange>
        </w:rPr>
        <w:pPrChange w:id="280" w:author="Douglas Souza [2]" w:date="2026-09-05T16:52:00Z" w16du:dateUtc="2026-09-05T19:52:00Z">
          <w:pPr>
            <w:pStyle w:val="SemEspaamento"/>
            <w:ind w:firstLine="1530"/>
          </w:pPr>
        </w:pPrChange>
      </w:pPr>
      <w:del w:id="281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282" w:author="Douglas Souza" w:date="2024-10-20T16:20:00Z">
              <w:rPr/>
            </w:rPrChange>
          </w:rPr>
          <w:delText xml:space="preserve"> </w:delText>
        </w:r>
        <w:r w:rsidR="00333CB4" w:rsidRPr="00805F76" w:rsidDel="002711C3">
          <w:rPr>
            <w:rFonts w:ascii="Times New Roman" w:hAnsi="Times New Roman" w:cs="Times New Roman"/>
            <w:sz w:val="24"/>
            <w:szCs w:val="24"/>
            <w:rPrChange w:id="283" w:author="Douglas Souza" w:date="2024-10-20T16:20:00Z">
              <w:rPr/>
            </w:rPrChange>
          </w:rPr>
          <w:br/>
          <w:delText xml:space="preserve">                                                         </w:delText>
        </w:r>
      </w:del>
      <w:ins w:id="284" w:author="Douglas Souza" w:date="2025-01-12T12:08:00Z">
        <w:del w:id="285" w:author="Douglas Souza [2]" w:date="2026-09-02T15:31:00Z" w16du:dateUtc="2026-09-02T18:31:00Z">
          <w:r w:rsidR="00420191" w:rsidDel="002711C3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</w:p>
    <w:p w14:paraId="01E9ED80" w14:textId="5BF0E562" w:rsidR="003D03F6" w:rsidRPr="00805F76" w:rsidDel="003D03F6" w:rsidRDefault="00333CB4">
      <w:pPr>
        <w:spacing w:line="360" w:lineRule="auto"/>
        <w:jc w:val="both"/>
        <w:rPr>
          <w:del w:id="286" w:author="Douglas Souza [2]" w:date="2026-05-17T13:37:00Z" w16du:dateUtc="2026-05-17T16:37:00Z"/>
          <w:rFonts w:ascii="Times New Roman" w:hAnsi="Times New Roman" w:cs="Times New Roman"/>
          <w:sz w:val="24"/>
          <w:szCs w:val="24"/>
          <w:rPrChange w:id="287" w:author="Douglas Souza" w:date="2024-10-20T16:20:00Z">
            <w:rPr>
              <w:del w:id="288" w:author="Douglas Souza [2]" w:date="2026-05-17T13:37:00Z" w16du:dateUtc="2026-05-17T16:37:00Z"/>
            </w:rPr>
          </w:rPrChange>
        </w:rPr>
        <w:pPrChange w:id="289" w:author="Douglas Souza [2]" w:date="2026-09-05T16:52:00Z" w16du:dateUtc="2026-09-05T19:52:00Z">
          <w:pPr>
            <w:pStyle w:val="SemEspaamento"/>
          </w:pPr>
        </w:pPrChange>
      </w:pPr>
      <w:del w:id="290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291" w:author="Douglas Souza" w:date="2024-10-20T16:20:00Z">
              <w:rPr/>
            </w:rPrChange>
          </w:rPr>
          <w:delText>*Debitado da CC, 24 hrs após emissão do contrato</w:delText>
        </w:r>
        <w:r w:rsidR="008F7870" w:rsidRPr="00805F76" w:rsidDel="002711C3">
          <w:rPr>
            <w:rFonts w:ascii="Times New Roman" w:hAnsi="Times New Roman" w:cs="Times New Roman"/>
            <w:sz w:val="24"/>
            <w:szCs w:val="24"/>
            <w:rPrChange w:id="292" w:author="Douglas Souza" w:date="2024-10-20T16:20:00Z">
              <w:rPr/>
            </w:rPrChange>
          </w:rPr>
          <w:br/>
        </w:r>
      </w:del>
    </w:p>
    <w:p w14:paraId="6C7248AC" w14:textId="2C4F719A" w:rsidR="003E3162" w:rsidRPr="00805F76" w:rsidDel="002711C3" w:rsidRDefault="00CE483C">
      <w:pPr>
        <w:spacing w:line="360" w:lineRule="auto"/>
        <w:jc w:val="both"/>
        <w:rPr>
          <w:del w:id="293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294" w:author="Douglas Souza" w:date="2024-10-20T16:20:00Z">
            <w:rPr>
              <w:del w:id="295" w:author="Douglas Souza [2]" w:date="2026-09-02T15:31:00Z" w16du:dateUtc="2026-09-02T18:31:00Z"/>
            </w:rPr>
          </w:rPrChange>
        </w:rPr>
        <w:pPrChange w:id="296" w:author="Douglas Souza [2]" w:date="2026-09-05T16:52:00Z" w16du:dateUtc="2026-09-05T19:52:00Z">
          <w:pPr>
            <w:pStyle w:val="SemEspaamento"/>
          </w:pPr>
        </w:pPrChange>
      </w:pPr>
      <w:del w:id="297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noProof/>
            <w:sz w:val="24"/>
            <w:szCs w:val="24"/>
            <w:rPrChange w:id="298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40320" behindDoc="0" locked="0" layoutInCell="1" allowOverlap="1" wp14:anchorId="00E12A39" wp14:editId="1A472D20">
              <wp:simplePos x="0" y="0"/>
              <wp:positionH relativeFrom="margin">
                <wp:align>left</wp:align>
              </wp:positionH>
              <wp:positionV relativeFrom="paragraph">
                <wp:posOffset>24130</wp:posOffset>
              </wp:positionV>
              <wp:extent cx="719455" cy="266065"/>
              <wp:effectExtent l="0" t="0" r="4445" b="635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9455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299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300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301" w:author="Douglas Souza" w:date="2024-10-20T16:20:00Z">
              <w:rPr/>
            </w:rPrChange>
          </w:rPr>
          <w:tab/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302" w:author="Douglas Souza" w:date="2024-10-20T16:20:00Z">
              <w:rPr/>
            </w:rPrChange>
          </w:rPr>
          <w:tab/>
        </w:r>
        <w:r w:rsidR="003E3162" w:rsidRPr="00805F76" w:rsidDel="002711C3">
          <w:rPr>
            <w:rFonts w:ascii="Times New Roman" w:hAnsi="Times New Roman" w:cs="Times New Roman"/>
            <w:sz w:val="24"/>
            <w:szCs w:val="24"/>
            <w:rPrChange w:id="303" w:author="Douglas Souza" w:date="2024-10-20T16:20:00Z">
              <w:rPr/>
            </w:rPrChange>
          </w:rPr>
          <w:delText xml:space="preserve">Residencial </w:delText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304" w:author="Douglas Souza" w:date="2024-10-20T16:20:00Z">
              <w:rPr/>
            </w:rPrChange>
          </w:rPr>
          <w:delText xml:space="preserve">R$ </w:delText>
        </w:r>
      </w:del>
      <w:ins w:id="305" w:author="Douglas Souza" w:date="2024-10-20T15:49:00Z">
        <w:del w:id="306" w:author="Douglas Souza [2]" w:date="2026-05-17T13:37:00Z" w16du:dateUtc="2026-05-17T16:37:00Z">
          <w:r w:rsidR="0007498F" w:rsidRPr="00805F76" w:rsidDel="003D03F6">
            <w:rPr>
              <w:rFonts w:ascii="Times New Roman" w:hAnsi="Times New Roman" w:cs="Times New Roman"/>
              <w:sz w:val="24"/>
              <w:szCs w:val="24"/>
              <w:rPrChange w:id="307" w:author="Douglas Souza" w:date="2024-10-20T16:20:00Z">
                <w:rPr/>
              </w:rPrChange>
            </w:rPr>
            <w:delText>4</w:delText>
          </w:r>
        </w:del>
      </w:ins>
      <w:del w:id="308" w:author="Douglas Souza [2]" w:date="2026-09-02T15:31:00Z" w16du:dateUtc="2026-09-02T18:31:00Z">
        <w:r w:rsidR="003E3162" w:rsidRPr="00805F76" w:rsidDel="002711C3">
          <w:rPr>
            <w:rFonts w:ascii="Times New Roman" w:hAnsi="Times New Roman" w:cs="Times New Roman"/>
            <w:sz w:val="24"/>
            <w:szCs w:val="24"/>
            <w:rPrChange w:id="309" w:author="Douglas Souza" w:date="2024-10-20T16:20:00Z">
              <w:rPr/>
            </w:rPrChange>
          </w:rPr>
          <w:delText>3.</w:delText>
        </w:r>
      </w:del>
      <w:ins w:id="310" w:author="Douglas Souza" w:date="2024-10-20T15:49:00Z">
        <w:del w:id="311" w:author="Douglas Souza [2]" w:date="2026-09-02T15:31:00Z" w16du:dateUtc="2026-09-02T18:31:00Z">
          <w:r w:rsidR="0007498F" w:rsidRPr="00805F76" w:rsidDel="002711C3">
            <w:rPr>
              <w:rFonts w:ascii="Times New Roman" w:hAnsi="Times New Roman" w:cs="Times New Roman"/>
              <w:sz w:val="24"/>
              <w:szCs w:val="24"/>
              <w:rPrChange w:id="312" w:author="Douglas Souza" w:date="2024-10-20T16:20:00Z">
                <w:rPr/>
              </w:rPrChange>
            </w:rPr>
            <w:delText>0</w:delText>
          </w:r>
        </w:del>
      </w:ins>
      <w:del w:id="313" w:author="Douglas Souza [2]" w:date="2026-09-02T15:31:00Z" w16du:dateUtc="2026-09-02T18:31:00Z">
        <w:r w:rsidR="003E3162" w:rsidRPr="00805F76" w:rsidDel="002711C3">
          <w:rPr>
            <w:rFonts w:ascii="Times New Roman" w:hAnsi="Times New Roman" w:cs="Times New Roman"/>
            <w:sz w:val="24"/>
            <w:szCs w:val="24"/>
            <w:rPrChange w:id="314" w:author="Douglas Souza" w:date="2024-10-20T16:20:00Z">
              <w:rPr/>
            </w:rPrChange>
          </w:rPr>
          <w:delText>4</w:delText>
        </w:r>
        <w:r w:rsidR="00445627" w:rsidRPr="00805F76" w:rsidDel="002711C3">
          <w:rPr>
            <w:rFonts w:ascii="Times New Roman" w:hAnsi="Times New Roman" w:cs="Times New Roman"/>
            <w:sz w:val="24"/>
            <w:szCs w:val="24"/>
            <w:rPrChange w:id="315" w:author="Douglas Souza" w:date="2024-10-20T16:20:00Z">
              <w:rPr/>
            </w:rPrChange>
          </w:rPr>
          <w:delText xml:space="preserve">00 + encargos de seguro DFI e MIP. </w:delText>
        </w:r>
      </w:del>
    </w:p>
    <w:p w14:paraId="2244DE0A" w14:textId="73CE25DD" w:rsidR="0007498F" w:rsidRPr="00805F76" w:rsidDel="002711C3" w:rsidRDefault="003E3162">
      <w:pPr>
        <w:spacing w:line="360" w:lineRule="auto"/>
        <w:jc w:val="both"/>
        <w:rPr>
          <w:ins w:id="316" w:author="Douglas Souza" w:date="2024-10-20T15:46:00Z"/>
          <w:del w:id="317" w:author="Douglas Souza [2]" w:date="2026-09-02T15:31:00Z" w16du:dateUtc="2026-09-02T18:31:00Z"/>
          <w:rFonts w:ascii="Times New Roman" w:hAnsi="Times New Roman" w:cs="Times New Roman"/>
          <w:sz w:val="24"/>
          <w:szCs w:val="24"/>
          <w:rPrChange w:id="318" w:author="Douglas Souza" w:date="2024-10-20T16:20:00Z">
            <w:rPr>
              <w:ins w:id="319" w:author="Douglas Souza" w:date="2024-10-20T15:46:00Z"/>
              <w:del w:id="320" w:author="Douglas Souza [2]" w:date="2026-09-02T15:31:00Z" w16du:dateUtc="2026-09-02T18:31:00Z"/>
            </w:rPr>
          </w:rPrChange>
        </w:rPr>
        <w:pPrChange w:id="321" w:author="Douglas Souza [2]" w:date="2026-09-05T16:52:00Z" w16du:dateUtc="2026-09-05T19:52:00Z">
          <w:pPr>
            <w:pStyle w:val="SemEspaamento"/>
            <w:ind w:firstLine="1530"/>
          </w:pPr>
        </w:pPrChange>
      </w:pPr>
      <w:del w:id="322" w:author="Douglas Souza [2]" w:date="2026-09-02T15:31:00Z" w16du:dateUtc="2026-09-02T18:31:00Z">
        <w:r w:rsidRPr="00805F76" w:rsidDel="002711C3">
          <w:rPr>
            <w:rFonts w:ascii="Times New Roman" w:hAnsi="Times New Roman" w:cs="Times New Roman"/>
            <w:sz w:val="24"/>
            <w:szCs w:val="24"/>
            <w:rPrChange w:id="323" w:author="Douglas Souza" w:date="2024-10-20T16:20:00Z">
              <w:rPr/>
            </w:rPrChange>
          </w:rPr>
          <w:delText xml:space="preserve">                                                     </w:delText>
        </w:r>
        <w:r w:rsidR="00CE483C" w:rsidRPr="00805F76" w:rsidDel="002711C3">
          <w:rPr>
            <w:rFonts w:ascii="Times New Roman" w:hAnsi="Times New Roman" w:cs="Times New Roman"/>
            <w:sz w:val="24"/>
            <w:szCs w:val="24"/>
            <w:rPrChange w:id="324" w:author="Douglas Souza" w:date="2024-10-20T16:20:00Z">
              <w:rPr/>
            </w:rPrChange>
          </w:rPr>
          <w:delText xml:space="preserve"> </w:delText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325" w:author="Douglas Souza" w:date="2024-10-20T16:20:00Z">
              <w:rPr/>
            </w:rPrChange>
          </w:rPr>
          <w:delText xml:space="preserve">   Construcasa</w:delText>
        </w:r>
        <w:r w:rsidR="00CE483C" w:rsidRPr="00805F76" w:rsidDel="002711C3">
          <w:rPr>
            <w:rFonts w:ascii="Times New Roman" w:hAnsi="Times New Roman" w:cs="Times New Roman"/>
            <w:sz w:val="24"/>
            <w:szCs w:val="24"/>
            <w:rPrChange w:id="326" w:author="Douglas Souza" w:date="2024-10-20T16:20:00Z">
              <w:rPr/>
            </w:rPrChange>
          </w:rPr>
          <w:delText>: R$</w:delText>
        </w:r>
      </w:del>
      <w:del w:id="327" w:author="Douglas Souza [2]" w:date="2026-05-17T13:38:00Z" w16du:dateUtc="2026-05-17T16:38:00Z">
        <w:r w:rsidR="00CE483C" w:rsidRPr="00805F76" w:rsidDel="003D03F6">
          <w:rPr>
            <w:rFonts w:ascii="Times New Roman" w:hAnsi="Times New Roman" w:cs="Times New Roman"/>
            <w:sz w:val="24"/>
            <w:szCs w:val="24"/>
            <w:rPrChange w:id="328" w:author="Douglas Souza" w:date="2024-10-20T16:20:00Z">
              <w:rPr/>
            </w:rPrChange>
          </w:rPr>
          <w:delText>4</w:delText>
        </w:r>
      </w:del>
      <w:del w:id="329" w:author="Douglas Souza [2]" w:date="2026-09-02T15:31:00Z" w16du:dateUtc="2026-09-02T18:31:00Z">
        <w:r w:rsidR="00CE483C" w:rsidRPr="00805F76" w:rsidDel="002711C3">
          <w:rPr>
            <w:rFonts w:ascii="Times New Roman" w:hAnsi="Times New Roman" w:cs="Times New Roman"/>
            <w:sz w:val="24"/>
            <w:szCs w:val="24"/>
            <w:rPrChange w:id="330" w:author="Douglas Souza" w:date="2024-10-20T16:20:00Z">
              <w:rPr/>
            </w:rPrChange>
          </w:rPr>
          <w:delText xml:space="preserve">.000,00 </w:delText>
        </w:r>
        <w:r w:rsidR="00333CB4" w:rsidRPr="00805F76" w:rsidDel="002711C3">
          <w:rPr>
            <w:rFonts w:ascii="Times New Roman" w:hAnsi="Times New Roman" w:cs="Times New Roman"/>
            <w:sz w:val="24"/>
            <w:szCs w:val="24"/>
            <w:rPrChange w:id="331" w:author="Douglas Souza" w:date="2024-10-20T16:20:00Z">
              <w:rPr/>
            </w:rPrChange>
          </w:rPr>
          <w:delText>+ IOF</w:delText>
        </w:r>
      </w:del>
    </w:p>
    <w:p w14:paraId="3889A1B5" w14:textId="26980EEE" w:rsidR="00CE483C" w:rsidDel="003D03F6" w:rsidRDefault="00333CB4">
      <w:pPr>
        <w:spacing w:line="360" w:lineRule="auto"/>
        <w:jc w:val="both"/>
        <w:rPr>
          <w:del w:id="332" w:author="Douglas Souza" w:date="2024-10-20T15:50:00Z"/>
          <w:rFonts w:ascii="Times New Roman" w:hAnsi="Times New Roman" w:cs="Times New Roman"/>
          <w:sz w:val="24"/>
          <w:szCs w:val="24"/>
        </w:rPr>
        <w:pPrChange w:id="333" w:author="Douglas Souza [2]" w:date="2026-09-05T16:52:00Z" w16du:dateUtc="2026-09-05T19:52:00Z">
          <w:pPr>
            <w:pStyle w:val="SemEspaamento"/>
            <w:ind w:firstLine="1980"/>
          </w:pPr>
        </w:pPrChange>
      </w:pPr>
      <w:del w:id="334" w:author="Douglas Souza" w:date="2024-10-20T15:46:00Z">
        <w:r w:rsidRPr="00805F76" w:rsidDel="0007498F">
          <w:rPr>
            <w:rFonts w:ascii="Times New Roman" w:hAnsi="Times New Roman" w:cs="Times New Roman"/>
            <w:sz w:val="24"/>
            <w:szCs w:val="24"/>
            <w:rPrChange w:id="335" w:author="Douglas Souza" w:date="2024-10-20T16:20:00Z">
              <w:rPr/>
            </w:rPrChange>
          </w:rPr>
          <w:br/>
        </w:r>
      </w:del>
      <w:del w:id="336" w:author="Douglas Souza" w:date="2024-10-20T15:45:00Z">
        <w:r w:rsidRPr="00805F76" w:rsidDel="0007498F">
          <w:rPr>
            <w:rFonts w:ascii="Times New Roman" w:hAnsi="Times New Roman" w:cs="Times New Roman"/>
            <w:sz w:val="24"/>
            <w:szCs w:val="24"/>
            <w:rPrChange w:id="337" w:author="Douglas Souza" w:date="2024-10-20T16:20:00Z">
              <w:rPr/>
            </w:rPrChange>
          </w:rPr>
          <w:delText xml:space="preserve">                                                       </w:delText>
        </w:r>
      </w:del>
      <w:del w:id="338" w:author="Douglas Souza" w:date="2024-10-20T15:50:00Z">
        <w:r w:rsidRPr="00805F76" w:rsidDel="0007498F">
          <w:rPr>
            <w:rFonts w:ascii="Times New Roman" w:hAnsi="Times New Roman" w:cs="Times New Roman"/>
            <w:sz w:val="24"/>
            <w:szCs w:val="24"/>
            <w:rPrChange w:id="339" w:author="Douglas Souza" w:date="2024-10-20T16:20:00Z">
              <w:rPr/>
            </w:rPrChange>
          </w:rPr>
          <w:delText>*Boleto será enviado para PG, 24 hrs após emissão do contrato</w:delText>
        </w:r>
        <w:r w:rsidR="00CE483C" w:rsidRPr="00805F76" w:rsidDel="0007498F">
          <w:rPr>
            <w:rFonts w:ascii="Times New Roman" w:hAnsi="Times New Roman" w:cs="Times New Roman"/>
            <w:sz w:val="24"/>
            <w:szCs w:val="24"/>
            <w:rPrChange w:id="340" w:author="Douglas Souza" w:date="2024-10-20T16:20:00Z">
              <w:rPr/>
            </w:rPrChange>
          </w:rPr>
          <w:delText xml:space="preserve">   </w:delText>
        </w:r>
      </w:del>
    </w:p>
    <w:p w14:paraId="785F5941" w14:textId="1BB99FCD" w:rsidR="00CE483C" w:rsidRPr="00805F76" w:rsidDel="00FB0CCA" w:rsidRDefault="00CE483C">
      <w:pPr>
        <w:spacing w:line="360" w:lineRule="auto"/>
        <w:jc w:val="both"/>
        <w:rPr>
          <w:del w:id="341" w:author="Douglas Souza [2]" w:date="2026-05-17T13:38:00Z" w16du:dateUtc="2026-05-17T16:38:00Z"/>
          <w:rFonts w:ascii="Times New Roman" w:hAnsi="Times New Roman" w:cs="Times New Roman"/>
          <w:sz w:val="24"/>
          <w:szCs w:val="24"/>
          <w:rPrChange w:id="342" w:author="Douglas Souza" w:date="2024-10-20T16:20:00Z">
            <w:rPr>
              <w:del w:id="343" w:author="Douglas Souza [2]" w:date="2026-05-17T13:38:00Z" w16du:dateUtc="2026-05-17T16:38:00Z"/>
            </w:rPr>
          </w:rPrChange>
        </w:rPr>
        <w:pPrChange w:id="344" w:author="Douglas Souza [2]" w:date="2026-09-05T16:52:00Z" w16du:dateUtc="2026-09-05T19:52:00Z">
          <w:pPr>
            <w:pStyle w:val="SemEspaamento"/>
          </w:pPr>
        </w:pPrChange>
      </w:pPr>
      <w:del w:id="345" w:author="Douglas Souza [2]" w:date="2026-05-17T13:36:00Z" w16du:dateUtc="2026-05-17T16:36:00Z">
        <w:r w:rsidRPr="00805F76" w:rsidDel="003D03F6">
          <w:rPr>
            <w:rFonts w:ascii="Times New Roman" w:hAnsi="Times New Roman" w:cs="Times New Roman"/>
            <w:noProof/>
            <w:sz w:val="24"/>
            <w:szCs w:val="24"/>
            <w:rPrChange w:id="346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61824" behindDoc="1" locked="0" layoutInCell="1" allowOverlap="1" wp14:anchorId="53A2A14A" wp14:editId="77ED7B67">
              <wp:simplePos x="0" y="0"/>
              <wp:positionH relativeFrom="margin">
                <wp:align>left</wp:align>
              </wp:positionH>
              <wp:positionV relativeFrom="paragraph">
                <wp:posOffset>100965</wp:posOffset>
              </wp:positionV>
              <wp:extent cx="847725" cy="412115"/>
              <wp:effectExtent l="0" t="0" r="9525" b="6985"/>
              <wp:wrapNone/>
              <wp:docPr id="17" name="Imagem 17" descr="Logotip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m 17" descr="Logotipo&#10;&#10;Descrição gerada automaticamente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7725" cy="412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47" w:author="Douglas Souza" w:date="2024-10-20T16:21:00Z">
        <w:r w:rsidRPr="00805F76" w:rsidDel="00805F76">
          <w:rPr>
            <w:rFonts w:ascii="Times New Roman" w:hAnsi="Times New Roman" w:cs="Times New Roman"/>
            <w:sz w:val="24"/>
            <w:szCs w:val="24"/>
            <w:rPrChange w:id="348" w:author="Douglas Souza" w:date="2024-10-20T16:20:00Z">
              <w:rPr/>
            </w:rPrChange>
          </w:rPr>
          <w:delText xml:space="preserve">       </w:delText>
        </w:r>
      </w:del>
      <w:del w:id="349" w:author="Douglas Souza" w:date="2024-10-20T16:20:00Z">
        <w:r w:rsidRPr="00805F76" w:rsidDel="00805F76">
          <w:rPr>
            <w:rFonts w:ascii="Times New Roman" w:hAnsi="Times New Roman" w:cs="Times New Roman"/>
            <w:sz w:val="24"/>
            <w:szCs w:val="24"/>
            <w:rPrChange w:id="350" w:author="Douglas Souza" w:date="2024-10-20T16:20:00Z">
              <w:rPr/>
            </w:rPrChange>
          </w:rPr>
          <w:delText xml:space="preserve">   </w:delText>
        </w:r>
      </w:del>
      <w:del w:id="351" w:author="Douglas Souza" w:date="2024-10-20T16:21:00Z">
        <w:r w:rsidRPr="00805F76" w:rsidDel="00805F76">
          <w:rPr>
            <w:rFonts w:ascii="Times New Roman" w:hAnsi="Times New Roman" w:cs="Times New Roman"/>
            <w:sz w:val="24"/>
            <w:szCs w:val="24"/>
            <w:rPrChange w:id="352" w:author="Douglas Souza" w:date="2024-10-20T16:20:00Z">
              <w:rPr/>
            </w:rPrChange>
          </w:rPr>
          <w:delText xml:space="preserve">         </w:delText>
        </w:r>
      </w:del>
    </w:p>
    <w:p w14:paraId="5D9D2AD5" w14:textId="31BAA9A1" w:rsidR="00CE483C" w:rsidRPr="00805F76" w:rsidDel="003D03F6" w:rsidRDefault="00CE483C">
      <w:pPr>
        <w:spacing w:line="360" w:lineRule="auto"/>
        <w:jc w:val="both"/>
        <w:rPr>
          <w:del w:id="353" w:author="Douglas Souza [2]" w:date="2026-05-17T13:35:00Z" w16du:dateUtc="2026-05-17T16:35:00Z"/>
          <w:rFonts w:ascii="Times New Roman" w:hAnsi="Times New Roman" w:cs="Times New Roman"/>
          <w:sz w:val="24"/>
          <w:szCs w:val="24"/>
          <w:rPrChange w:id="354" w:author="Douglas Souza" w:date="2024-10-20T16:20:00Z">
            <w:rPr>
              <w:del w:id="355" w:author="Douglas Souza [2]" w:date="2026-05-17T13:35:00Z" w16du:dateUtc="2026-05-17T16:35:00Z"/>
            </w:rPr>
          </w:rPrChange>
        </w:rPr>
        <w:pPrChange w:id="356" w:author="Douglas Souza [2]" w:date="2026-09-05T16:52:00Z" w16du:dateUtc="2026-09-05T19:52:00Z">
          <w:pPr>
            <w:pStyle w:val="SemEspaamento"/>
          </w:pPr>
        </w:pPrChange>
      </w:pPr>
      <w:del w:id="357" w:author="Douglas Souza [2]" w:date="2026-05-17T13:35:00Z" w16du:dateUtc="2026-05-17T16:35:00Z">
        <w:r w:rsidRPr="00805F76" w:rsidDel="003D03F6">
          <w:rPr>
            <w:rFonts w:ascii="Times New Roman" w:hAnsi="Times New Roman" w:cs="Times New Roman"/>
            <w:sz w:val="24"/>
            <w:szCs w:val="24"/>
            <w:rPrChange w:id="358" w:author="Douglas Souza" w:date="2024-10-20T16:20:00Z">
              <w:rPr/>
            </w:rPrChange>
          </w:rPr>
          <w:delText xml:space="preserve">                                                         </w:delText>
        </w:r>
        <w:r w:rsidR="00445627" w:rsidRPr="00805F76" w:rsidDel="003D03F6">
          <w:rPr>
            <w:rFonts w:ascii="Times New Roman" w:hAnsi="Times New Roman" w:cs="Times New Roman"/>
            <w:sz w:val="24"/>
            <w:szCs w:val="24"/>
            <w:rPrChange w:id="359" w:author="Douglas Souza" w:date="2024-10-20T16:20:00Z">
              <w:rPr/>
            </w:rPrChange>
          </w:rPr>
          <w:delText xml:space="preserve"> </w:delText>
        </w:r>
        <w:r w:rsidRPr="00805F76" w:rsidDel="003D03F6">
          <w:rPr>
            <w:rFonts w:ascii="Times New Roman" w:hAnsi="Times New Roman" w:cs="Times New Roman"/>
            <w:sz w:val="24"/>
            <w:szCs w:val="24"/>
            <w:rPrChange w:id="360" w:author="Douglas Souza" w:date="2024-10-20T16:20:00Z">
              <w:rPr/>
            </w:rPrChange>
          </w:rPr>
          <w:delText>Até R$2.990,00 + encargos de seguro DFI e MIP</w:delText>
        </w:r>
      </w:del>
    </w:p>
    <w:p w14:paraId="129F2E1A" w14:textId="2CCB6682" w:rsidR="0007498F" w:rsidRPr="00805F76" w:rsidDel="003D03F6" w:rsidRDefault="00333CB4">
      <w:pPr>
        <w:spacing w:line="360" w:lineRule="auto"/>
        <w:jc w:val="both"/>
        <w:rPr>
          <w:ins w:id="361" w:author="Douglas Souza" w:date="2024-10-20T15:46:00Z"/>
          <w:del w:id="362" w:author="Douglas Souza [2]" w:date="2026-05-17T13:35:00Z" w16du:dateUtc="2026-05-17T16:35:00Z"/>
          <w:rFonts w:ascii="Times New Roman" w:hAnsi="Times New Roman" w:cs="Times New Roman"/>
          <w:sz w:val="24"/>
          <w:szCs w:val="24"/>
          <w:rPrChange w:id="363" w:author="Douglas Souza" w:date="2024-10-20T16:20:00Z">
            <w:rPr>
              <w:ins w:id="364" w:author="Douglas Souza" w:date="2024-10-20T15:46:00Z"/>
              <w:del w:id="365" w:author="Douglas Souza [2]" w:date="2026-05-17T13:35:00Z" w16du:dateUtc="2026-05-17T16:35:00Z"/>
            </w:rPr>
          </w:rPrChange>
        </w:rPr>
        <w:pPrChange w:id="366" w:author="Douglas Souza [2]" w:date="2026-09-05T16:52:00Z" w16du:dateUtc="2026-09-05T19:52:00Z">
          <w:pPr>
            <w:pStyle w:val="SemEspaamento"/>
            <w:ind w:firstLine="1530"/>
          </w:pPr>
        </w:pPrChange>
      </w:pPr>
      <w:del w:id="367" w:author="Douglas Souza [2]" w:date="2026-05-17T13:35:00Z" w16du:dateUtc="2026-05-17T16:35:00Z">
        <w:r w:rsidRPr="00805F76" w:rsidDel="003D03F6">
          <w:rPr>
            <w:rFonts w:ascii="Times New Roman" w:hAnsi="Times New Roman" w:cs="Times New Roman"/>
            <w:sz w:val="24"/>
            <w:szCs w:val="24"/>
            <w:rPrChange w:id="368" w:author="Douglas Souza" w:date="2024-10-20T16:20:00Z">
              <w:rPr/>
            </w:rPrChange>
          </w:rPr>
          <w:delText xml:space="preserve">                                                          *Boleto será enviado no momento da solicitação da vistoria</w:delText>
        </w:r>
        <w:r w:rsidR="000C28EA" w:rsidRPr="00805F76" w:rsidDel="003D03F6">
          <w:rPr>
            <w:rFonts w:ascii="Times New Roman" w:hAnsi="Times New Roman" w:cs="Times New Roman"/>
            <w:sz w:val="24"/>
            <w:szCs w:val="24"/>
            <w:rPrChange w:id="369" w:author="Douglas Souza" w:date="2024-10-20T16:20:00Z">
              <w:rPr/>
            </w:rPrChange>
          </w:rPr>
          <w:delText xml:space="preserve">  </w:delText>
        </w:r>
        <w:r w:rsidR="000C28EA" w:rsidRPr="00805F76" w:rsidDel="003D03F6">
          <w:rPr>
            <w:rFonts w:ascii="Times New Roman" w:hAnsi="Times New Roman" w:cs="Times New Roman"/>
            <w:sz w:val="24"/>
            <w:szCs w:val="24"/>
            <w:rPrChange w:id="370" w:author="Douglas Souza" w:date="2024-10-20T16:20:00Z">
              <w:rPr/>
            </w:rPrChange>
          </w:rPr>
          <w:br/>
          <w:delText xml:space="preserve">                                                      </w:delText>
        </w:r>
      </w:del>
    </w:p>
    <w:p w14:paraId="5AE771EC" w14:textId="184FD7A6" w:rsidR="00CF2265" w:rsidRPr="00805F76" w:rsidDel="00FB0CCA" w:rsidRDefault="000C28EA">
      <w:pPr>
        <w:spacing w:line="360" w:lineRule="auto"/>
        <w:jc w:val="both"/>
        <w:rPr>
          <w:del w:id="371" w:author="Douglas Souza [2]" w:date="2026-05-17T13:38:00Z" w16du:dateUtc="2026-05-17T16:38:00Z"/>
          <w:rFonts w:ascii="Times New Roman" w:hAnsi="Times New Roman" w:cs="Times New Roman"/>
          <w:sz w:val="24"/>
          <w:szCs w:val="24"/>
          <w:rPrChange w:id="372" w:author="Douglas Souza" w:date="2024-10-20T16:20:00Z">
            <w:rPr>
              <w:del w:id="373" w:author="Douglas Souza [2]" w:date="2026-05-17T13:38:00Z" w16du:dateUtc="2026-05-17T16:38:00Z"/>
            </w:rPr>
          </w:rPrChange>
        </w:rPr>
        <w:pPrChange w:id="374" w:author="Douglas Souza [2]" w:date="2026-09-05T16:52:00Z" w16du:dateUtc="2026-09-05T19:52:00Z">
          <w:pPr>
            <w:pStyle w:val="SemEspaamento"/>
          </w:pPr>
        </w:pPrChange>
      </w:pPr>
      <w:del w:id="375" w:author="Douglas Souza [2]" w:date="2026-05-17T13:35:00Z" w16du:dateUtc="2026-05-17T16:35:00Z">
        <w:r w:rsidRPr="00805F76" w:rsidDel="003D03F6">
          <w:rPr>
            <w:rFonts w:ascii="Times New Roman" w:hAnsi="Times New Roman" w:cs="Times New Roman"/>
            <w:sz w:val="24"/>
            <w:szCs w:val="24"/>
            <w:rPrChange w:id="376" w:author="Douglas Souza" w:date="2024-10-20T16:20:00Z">
              <w:rPr/>
            </w:rPrChange>
          </w:rPr>
          <w:delText xml:space="preserve"> </w:delText>
        </w:r>
        <w:r w:rsidR="006C6549" w:rsidRPr="00805F76" w:rsidDel="003D03F6">
          <w:rPr>
            <w:rFonts w:ascii="Times New Roman" w:hAnsi="Times New Roman" w:cs="Times New Roman"/>
            <w:sz w:val="24"/>
            <w:szCs w:val="24"/>
            <w:rPrChange w:id="377" w:author="Douglas Souza" w:date="2024-10-20T16:20:00Z">
              <w:rPr/>
            </w:rPrChange>
          </w:rPr>
          <w:delText xml:space="preserve">  (</w:delText>
        </w:r>
        <w:r w:rsidRPr="00805F76" w:rsidDel="003D03F6">
          <w:rPr>
            <w:rFonts w:ascii="Times New Roman" w:hAnsi="Times New Roman" w:cs="Times New Roman"/>
            <w:sz w:val="24"/>
            <w:szCs w:val="24"/>
            <w:rPrChange w:id="378" w:author="Douglas Souza" w:date="2024-10-20T16:20:00Z">
              <w:rPr/>
            </w:rPrChange>
          </w:rPr>
          <w:delText>Necessário envio do comprovante</w:delText>
        </w:r>
        <w:r w:rsidR="008F7870" w:rsidRPr="00805F76" w:rsidDel="003D03F6">
          <w:rPr>
            <w:rFonts w:ascii="Times New Roman" w:hAnsi="Times New Roman" w:cs="Times New Roman"/>
            <w:sz w:val="24"/>
            <w:szCs w:val="24"/>
            <w:rPrChange w:id="379" w:author="Douglas Souza" w:date="2024-10-20T16:20:00Z">
              <w:rPr/>
            </w:rPrChange>
          </w:rPr>
          <w:delText>)</w:delText>
        </w:r>
      </w:del>
    </w:p>
    <w:p w14:paraId="4CAC1D00" w14:textId="77777777" w:rsidR="00FF5159" w:rsidRDefault="008F7870">
      <w:pPr>
        <w:spacing w:line="360" w:lineRule="auto"/>
        <w:jc w:val="both"/>
        <w:rPr>
          <w:ins w:id="380" w:author="Douglas Souza [2]" w:date="2026-09-02T15:44:00Z" w16du:dateUtc="2026-09-02T18:44:00Z"/>
          <w:rFonts w:ascii="Times New Roman" w:hAnsi="Times New Roman" w:cs="Times New Roman"/>
          <w:b/>
          <w:bCs/>
          <w:i/>
          <w:iCs/>
          <w:sz w:val="24"/>
          <w:szCs w:val="24"/>
        </w:rPr>
        <w:pPrChange w:id="381" w:author="Douglas Souza [2]" w:date="2026-09-05T16:52:00Z" w16du:dateUtc="2026-09-05T19:52:00Z">
          <w:pPr/>
        </w:pPrChange>
      </w:pPr>
      <w:del w:id="382" w:author="Douglas Souza [2]" w:date="2026-05-17T13:38:00Z" w16du:dateUtc="2026-05-17T16:38:00Z">
        <w:r w:rsidRPr="00805F76" w:rsidDel="00FB0CCA">
          <w:rPr>
            <w:rFonts w:ascii="Times New Roman" w:hAnsi="Times New Roman" w:cs="Times New Roman"/>
            <w:sz w:val="24"/>
            <w:szCs w:val="24"/>
            <w:rPrChange w:id="383" w:author="Douglas Souza" w:date="2024-10-20T16:20:00Z">
              <w:rPr/>
            </w:rPrChange>
          </w:rPr>
          <w:br/>
        </w:r>
      </w:del>
      <w:del w:id="384" w:author="Douglas Souza [2]" w:date="2026-09-02T15:43:00Z" w16du:dateUtc="2026-09-02T18:43:00Z">
        <w:r w:rsidRPr="00805F76" w:rsidDel="00FF5159">
          <w:rPr>
            <w:rFonts w:ascii="Times New Roman" w:hAnsi="Times New Roman" w:cs="Times New Roman"/>
            <w:b/>
            <w:bCs/>
            <w:i/>
            <w:iCs/>
            <w:sz w:val="24"/>
            <w:szCs w:val="24"/>
            <w:rPrChange w:id="385" w:author="Douglas Souza" w:date="2024-10-20T16:20:00Z">
              <w:rPr>
                <w:b/>
                <w:bCs/>
                <w:i/>
                <w:iCs/>
                <w:sz w:val="20"/>
                <w:szCs w:val="20"/>
              </w:rPr>
            </w:rPrChange>
          </w:rPr>
          <w:delText xml:space="preserve">  </w:delText>
        </w:r>
      </w:del>
    </w:p>
    <w:p w14:paraId="23B8D25D" w14:textId="7AB6AA31" w:rsidR="009625C3" w:rsidRPr="00805F76" w:rsidDel="0007498F" w:rsidRDefault="008F7870">
      <w:pPr>
        <w:jc w:val="both"/>
        <w:rPr>
          <w:del w:id="386" w:author="Douglas Souza" w:date="2024-10-20T15:52:00Z"/>
          <w:rFonts w:ascii="Times New Roman" w:hAnsi="Times New Roman" w:cs="Times New Roman"/>
          <w:b/>
          <w:bCs/>
          <w:i/>
          <w:iCs/>
          <w:sz w:val="24"/>
          <w:szCs w:val="24"/>
          <w:rPrChange w:id="387" w:author="Douglas Souza" w:date="2024-10-20T16:20:00Z">
            <w:rPr>
              <w:del w:id="388" w:author="Douglas Souza" w:date="2024-10-20T15:52:00Z"/>
              <w:b/>
              <w:bCs/>
              <w:i/>
              <w:iCs/>
              <w:sz w:val="20"/>
              <w:szCs w:val="20"/>
            </w:rPr>
          </w:rPrChange>
        </w:rPr>
        <w:pPrChange w:id="389" w:author="Douglas Souza [2]" w:date="2026-09-05T16:52:00Z" w16du:dateUtc="2026-09-05T19:52:00Z">
          <w:pPr>
            <w:pStyle w:val="SemEspaamento"/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i/>
          <w:iCs/>
          <w:sz w:val="24"/>
          <w:szCs w:val="24"/>
          <w:rPrChange w:id="390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t xml:space="preserve">                       </w:t>
      </w:r>
      <w:del w:id="391" w:author="Douglas Souza" w:date="2024-10-20T15:52:00Z">
        <w:r w:rsidRPr="00805F76" w:rsidDel="0007498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rPrChange w:id="392" w:author="Douglas Souza" w:date="2024-10-20T16:20:00Z">
              <w:rPr>
                <w:b/>
                <w:bCs/>
                <w:i/>
                <w:iCs/>
                <w:sz w:val="20"/>
                <w:szCs w:val="20"/>
              </w:rPr>
            </w:rPrChange>
          </w:rPr>
          <w:delText xml:space="preserve">      </w:delText>
        </w:r>
        <w:r w:rsidR="00EF284B" w:rsidRPr="00805F76" w:rsidDel="0007498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rPrChange w:id="393" w:author="Douglas Souza" w:date="2024-10-20T16:20:00Z">
              <w:rPr>
                <w:b/>
                <w:bCs/>
                <w:i/>
                <w:iCs/>
                <w:sz w:val="20"/>
                <w:szCs w:val="20"/>
              </w:rPr>
            </w:rPrChange>
          </w:rPr>
          <w:delText>**</w:delText>
        </w:r>
        <w:r w:rsidR="000E7C4E" w:rsidRPr="00805F76" w:rsidDel="0007498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rPrChange w:id="394" w:author="Douglas Souza" w:date="2024-10-20T16:20:00Z">
              <w:rPr>
                <w:b/>
                <w:bCs/>
                <w:i/>
                <w:iCs/>
                <w:sz w:val="20"/>
                <w:szCs w:val="20"/>
              </w:rPr>
            </w:rPrChange>
          </w:rPr>
          <w:delText>*</w:delText>
        </w:r>
        <w:r w:rsidR="00EF284B" w:rsidRPr="00805F76" w:rsidDel="0007498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rPrChange w:id="395" w:author="Douglas Souza" w:date="2024-10-20T16:20:00Z">
              <w:rPr>
                <w:b/>
                <w:bCs/>
                <w:i/>
                <w:iCs/>
                <w:sz w:val="20"/>
                <w:szCs w:val="20"/>
              </w:rPr>
            </w:rPrChange>
          </w:rPr>
          <w:delText xml:space="preserve"> Os valores exatos serão informados após a emissão do contrato</w:delText>
        </w:r>
      </w:del>
    </w:p>
    <w:p w14:paraId="12CA0CBC" w14:textId="77777777" w:rsidR="00CF6E6C" w:rsidRPr="00805F76" w:rsidRDefault="00CF6E6C">
      <w:pPr>
        <w:jc w:val="both"/>
        <w:rPr>
          <w:rFonts w:ascii="Times New Roman" w:hAnsi="Times New Roman" w:cs="Times New Roman"/>
          <w:b/>
          <w:bCs/>
          <w:sz w:val="24"/>
          <w:szCs w:val="24"/>
          <w:rPrChange w:id="396" w:author="Douglas Souza" w:date="2024-10-20T16:20:00Z">
            <w:rPr>
              <w:b/>
              <w:bCs/>
            </w:rPr>
          </w:rPrChange>
        </w:rPr>
        <w:pPrChange w:id="397" w:author="Douglas Souza [2]" w:date="2026-09-05T16:52:00Z" w16du:dateUtc="2026-09-05T19:52:00Z">
          <w:pPr/>
        </w:pPrChange>
      </w:pPr>
    </w:p>
    <w:p w14:paraId="03BC4458" w14:textId="6D9EBA44" w:rsidR="00CF6E6C" w:rsidDel="00FF5159" w:rsidRDefault="00445627">
      <w:pPr>
        <w:spacing w:line="360" w:lineRule="auto"/>
        <w:jc w:val="both"/>
        <w:rPr>
          <w:del w:id="398" w:author="Douglas Souza [2]" w:date="2026-09-02T15:44:00Z" w16du:dateUtc="2026-09-02T18:44:00Z"/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399" w:author="Douglas Souza" w:date="2024-10-20T16:20:00Z">
            <w:rPr>
              <w:b/>
              <w:bCs/>
            </w:rPr>
          </w:rPrChange>
        </w:rPr>
        <w:t xml:space="preserve">SOBRE A SIMULAÇÃO: </w:t>
      </w:r>
    </w:p>
    <w:p w14:paraId="507089E6" w14:textId="77777777" w:rsidR="00FF5159" w:rsidRDefault="00FF5159" w:rsidP="005B504F">
      <w:pPr>
        <w:spacing w:line="360" w:lineRule="auto"/>
        <w:jc w:val="both"/>
        <w:rPr>
          <w:ins w:id="400" w:author="Douglas Souza [2]" w:date="2026-09-02T15:44:00Z" w16du:dateUtc="2026-09-02T18:44:00Z"/>
          <w:rFonts w:ascii="Times New Roman" w:hAnsi="Times New Roman" w:cs="Times New Roman"/>
          <w:b/>
          <w:bCs/>
          <w:sz w:val="24"/>
          <w:szCs w:val="24"/>
        </w:rPr>
      </w:pPr>
    </w:p>
    <w:p w14:paraId="04741947" w14:textId="7D2A4D86" w:rsidR="003D292F" w:rsidRPr="00805F76" w:rsidDel="00910E34" w:rsidRDefault="00910E34">
      <w:pPr>
        <w:spacing w:line="360" w:lineRule="auto"/>
        <w:jc w:val="both"/>
        <w:rPr>
          <w:del w:id="401" w:author="Douglas Souza" w:date="2024-10-20T15:54:00Z"/>
          <w:rFonts w:ascii="Times New Roman" w:hAnsi="Times New Roman" w:cs="Times New Roman"/>
          <w:sz w:val="24"/>
          <w:szCs w:val="24"/>
          <w:rPrChange w:id="402" w:author="Douglas Souza" w:date="2024-10-20T16:20:00Z">
            <w:rPr>
              <w:del w:id="403" w:author="Douglas Souza" w:date="2024-10-20T15:54:00Z"/>
            </w:rPr>
          </w:rPrChange>
        </w:rPr>
        <w:pPrChange w:id="404" w:author="Douglas Souza [2]" w:date="2026-09-05T16:52:00Z" w16du:dateUtc="2026-09-05T19:52:00Z">
          <w:pPr>
            <w:jc w:val="both"/>
          </w:pPr>
        </w:pPrChange>
      </w:pPr>
      <w:del w:id="405" w:author="Douglas Souza [2]" w:date="2026-09-02T15:44:00Z" w16du:dateUtc="2026-09-02T18:44:00Z">
        <w:r w:rsidRPr="00805F76" w:rsidDel="00FF5159">
          <w:rPr>
            <w:rFonts w:ascii="Times New Roman" w:hAnsi="Times New Roman" w:cs="Times New Roman"/>
            <w:noProof/>
            <w:sz w:val="24"/>
            <w:szCs w:val="24"/>
            <w:rPrChange w:id="406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54656" behindDoc="0" locked="0" layoutInCell="1" allowOverlap="1" wp14:anchorId="0F04604F" wp14:editId="5AED008B">
              <wp:simplePos x="0" y="0"/>
              <wp:positionH relativeFrom="column">
                <wp:posOffset>4968240</wp:posOffset>
              </wp:positionH>
              <wp:positionV relativeFrom="paragraph">
                <wp:posOffset>33655</wp:posOffset>
              </wp:positionV>
              <wp:extent cx="1374140" cy="1722120"/>
              <wp:effectExtent l="0" t="0" r="0" b="0"/>
              <wp:wrapSquare wrapText="bothSides"/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4140" cy="172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del w:id="407" w:author="Douglas Souza" w:date="2024-10-20T15:55:00Z">
        <w:r w:rsidR="00445627" w:rsidRPr="00805F76" w:rsidDel="00910E34">
          <w:rPr>
            <w:rFonts w:ascii="Times New Roman" w:hAnsi="Times New Roman" w:cs="Times New Roman"/>
            <w:sz w:val="24"/>
            <w:szCs w:val="24"/>
            <w:rPrChange w:id="408" w:author="Douglas Souza" w:date="2024-10-20T16:20:00Z">
              <w:rPr/>
            </w:rPrChange>
          </w:rPr>
          <w:delText xml:space="preserve">A </w:delText>
        </w:r>
      </w:del>
      <w:ins w:id="409" w:author="Douglas Souza" w:date="2024-10-20T15:54:00Z">
        <w:r w:rsidRPr="00805F76">
          <w:rPr>
            <w:rFonts w:ascii="Times New Roman" w:hAnsi="Times New Roman" w:cs="Times New Roman"/>
            <w:sz w:val="24"/>
            <w:szCs w:val="24"/>
            <w:rPrChange w:id="410" w:author="Douglas Souza" w:date="2024-10-20T16:20:00Z">
              <w:rPr/>
            </w:rPrChange>
          </w:rPr>
          <w:t>A evolução financeira do contrato apresentada é apenas uma simulação. A taxa de juros é apenas indicativa e possuirá validad</w:t>
        </w:r>
      </w:ins>
      <w:ins w:id="411" w:author="Douglas Souza [2]" w:date="2026-09-02T15:32:00Z" w16du:dateUtc="2026-09-02T18:32:00Z">
        <w:r w:rsidR="002711C3">
          <w:rPr>
            <w:rFonts w:ascii="Times New Roman" w:hAnsi="Times New Roman" w:cs="Times New Roman"/>
            <w:sz w:val="24"/>
            <w:szCs w:val="24"/>
          </w:rPr>
          <w:t>e de 60 dias</w:t>
        </w:r>
      </w:ins>
      <w:ins w:id="412" w:author="Douglas Souza" w:date="2024-10-20T15:54:00Z">
        <w:del w:id="413" w:author="Douglas Souza [2]" w:date="2026-09-02T15:32:00Z" w16du:dateUtc="2026-09-02T18:32:00Z">
          <w:r w:rsidRPr="00805F76" w:rsidDel="002711C3">
            <w:rPr>
              <w:rFonts w:ascii="Times New Roman" w:hAnsi="Times New Roman" w:cs="Times New Roman"/>
              <w:sz w:val="24"/>
              <w:szCs w:val="24"/>
              <w:rPrChange w:id="414" w:author="Douglas Souza" w:date="2024-10-20T16:20:00Z">
                <w:rPr/>
              </w:rPrChange>
            </w:rPr>
            <w:delText xml:space="preserve">e </w:delText>
          </w:r>
          <w:r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15" w:author="Douglas Souza [2]" w:date="2026-09-02T15:12:00Z" w16du:dateUtc="2026-09-02T18:12:00Z">
                <w:rPr/>
              </w:rPrChange>
            </w:rPr>
            <w:delText xml:space="preserve">de </w:delText>
          </w:r>
        </w:del>
      </w:ins>
      <w:ins w:id="416" w:author="Douglas Souza" w:date="2025-01-12T12:05:00Z">
        <w:del w:id="417" w:author="Douglas Souza [2]" w:date="2026-09-02T15:32:00Z" w16du:dateUtc="2026-09-02T18:32:00Z">
          <w:r w:rsidR="00420191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18" w:author="Douglas Souza [2]" w:date="2026-09-02T15:12:00Z" w16du:dateUtc="2026-09-02T18:12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>até 9</w:delText>
          </w:r>
        </w:del>
      </w:ins>
      <w:ins w:id="419" w:author="Douglas Souza" w:date="2024-10-20T15:54:00Z">
        <w:del w:id="420" w:author="Douglas Souza [2]" w:date="2026-09-02T15:32:00Z" w16du:dateUtc="2026-09-02T18:32:00Z">
          <w:r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21" w:author="Douglas Souza [2]" w:date="2026-09-02T15:12:00Z" w16du:dateUtc="2026-09-02T18:12:00Z">
                <w:rPr/>
              </w:rPrChange>
            </w:rPr>
            <w:delText>0 dias</w:delText>
          </w:r>
        </w:del>
      </w:ins>
      <w:ins w:id="422" w:author="Douglas Souza" w:date="2025-01-12T12:05:00Z">
        <w:del w:id="423" w:author="Douglas Souza [2]" w:date="2026-09-02T15:32:00Z" w16du:dateUtc="2026-09-02T18:32:00Z">
          <w:r w:rsidR="00420191"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24" w:author="Douglas Souza [2]" w:date="2026-09-02T15:12:00Z" w16du:dateUtc="2026-09-02T18:12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 xml:space="preserve"> (a depender da instituição escolhida)</w:delText>
          </w:r>
        </w:del>
      </w:ins>
      <w:ins w:id="425" w:author="Douglas Souza" w:date="2024-10-20T15:54:00Z">
        <w:del w:id="426" w:author="Douglas Souza [2]" w:date="2026-09-02T15:32:00Z" w16du:dateUtc="2026-09-02T18:32:00Z">
          <w:r w:rsidRPr="00E764C0" w:rsidDel="002711C3">
            <w:rPr>
              <w:rFonts w:ascii="Times New Roman" w:hAnsi="Times New Roman" w:cs="Times New Roman"/>
              <w:sz w:val="24"/>
              <w:szCs w:val="24"/>
              <w:highlight w:val="yellow"/>
              <w:rPrChange w:id="427" w:author="Douglas Souza [2]" w:date="2026-09-02T15:12:00Z" w16du:dateUtc="2026-09-02T18:12:00Z">
                <w:rPr/>
              </w:rPrChange>
            </w:rPr>
            <w:delText>,</w:delText>
          </w:r>
        </w:del>
      </w:ins>
      <w:ins w:id="428" w:author="Douglas Souza [2]" w:date="2026-09-02T15:32:00Z" w16du:dateUtc="2026-09-02T18:32:00Z">
        <w:r w:rsidR="002711C3">
          <w:rPr>
            <w:rFonts w:ascii="Times New Roman" w:hAnsi="Times New Roman" w:cs="Times New Roman"/>
            <w:sz w:val="24"/>
            <w:szCs w:val="24"/>
          </w:rPr>
          <w:t>,</w:t>
        </w:r>
      </w:ins>
      <w:ins w:id="429" w:author="Douglas Souza" w:date="2024-10-20T15:54:00Z">
        <w:r w:rsidRPr="00805F76">
          <w:rPr>
            <w:rFonts w:ascii="Times New Roman" w:hAnsi="Times New Roman" w:cs="Times New Roman"/>
            <w:sz w:val="24"/>
            <w:szCs w:val="24"/>
            <w:rPrChange w:id="430" w:author="Douglas Souza" w:date="2024-10-20T16:20:00Z">
              <w:rPr/>
            </w:rPrChange>
          </w:rPr>
          <w:t xml:space="preserve"> porém, a referida taxa, assim como as demais condições previamente apresentadas, poderão sofrer alterações até a efetiva emissão do contrato ou até mesmo antes do prazo de validade da proposta, isso porque as condições da operação, incluindo, mas sem limitar, os valores de seguros, as parcelas e as taxas, estão sujeitas a </w:t>
        </w:r>
        <w:r w:rsidRPr="00805F76">
          <w:rPr>
            <w:rFonts w:ascii="Times New Roman" w:hAnsi="Times New Roman" w:cs="Times New Roman"/>
            <w:sz w:val="24"/>
            <w:szCs w:val="24"/>
            <w:rPrChange w:id="431" w:author="Douglas Souza" w:date="2024-10-20T16:20:00Z">
              <w:rPr/>
            </w:rPrChange>
          </w:rPr>
          <w:lastRenderedPageBreak/>
          <w:t>alterações decorrentes da análise de crédito, da garantia, do cadastro e do enquadramento da operação e dos seguros. Os resultados obtidos na simulação são meramente referenciais e baseados nas datas e informações nele inseridas, podendo haver modificações no resultado do caso concreto, caso haja alteração destes dados quando da efetiva contratação.</w:t>
        </w:r>
      </w:ins>
      <w:del w:id="432" w:author="Douglas Souza" w:date="2024-10-20T15:54:00Z">
        <w:r w:rsidR="00445627" w:rsidRPr="00805F76" w:rsidDel="00910E34">
          <w:rPr>
            <w:rFonts w:ascii="Times New Roman" w:hAnsi="Times New Roman" w:cs="Times New Roman"/>
            <w:sz w:val="24"/>
            <w:szCs w:val="24"/>
            <w:rPrChange w:id="433" w:author="Douglas Souza" w:date="2024-10-20T16:20:00Z">
              <w:rPr/>
            </w:rPrChange>
          </w:rPr>
          <w:delText>evolução financeira do contrato apresentada é apenas uma simulação. A taxa de juros é apenas indicativa e possuirá validade de 60 dias</w:delText>
        </w:r>
      </w:del>
      <w:del w:id="434" w:author="Douglas Souza" w:date="2024-10-20T15:53:00Z">
        <w:r w:rsidR="00445627" w:rsidRPr="00805F76" w:rsidDel="0007498F">
          <w:rPr>
            <w:rFonts w:ascii="Times New Roman" w:hAnsi="Times New Roman" w:cs="Times New Roman"/>
            <w:sz w:val="24"/>
            <w:szCs w:val="24"/>
            <w:rPrChange w:id="435" w:author="Douglas Souza" w:date="2024-10-20T16:20:00Z">
              <w:rPr/>
            </w:rPrChange>
          </w:rPr>
          <w:delText>, porém, a</w:delText>
        </w:r>
      </w:del>
      <w:del w:id="436" w:author="Douglas Souza" w:date="2024-10-20T15:54:00Z">
        <w:r w:rsidR="00445627" w:rsidRPr="00805F76" w:rsidDel="00910E34">
          <w:rPr>
            <w:rFonts w:ascii="Times New Roman" w:hAnsi="Times New Roman" w:cs="Times New Roman"/>
            <w:sz w:val="24"/>
            <w:szCs w:val="24"/>
            <w:rPrChange w:id="437" w:author="Douglas Souza" w:date="2024-10-20T16:20:00Z">
              <w:rPr/>
            </w:rPrChange>
          </w:rPr>
          <w:delText xml:space="preserve"> referida taxa, assim como as demais condições previamente apresentadas, poderão sofrer alterações até a efetiva emissão do contrato ou até mesmo antes do prazo de validade da proposta, isso porque as condições da operação</w:delText>
        </w:r>
        <w:r w:rsidR="008F7870" w:rsidRPr="00805F76" w:rsidDel="00910E34">
          <w:rPr>
            <w:rFonts w:ascii="Times New Roman" w:hAnsi="Times New Roman" w:cs="Times New Roman"/>
            <w:sz w:val="24"/>
            <w:szCs w:val="24"/>
            <w:rPrChange w:id="438" w:author="Douglas Souza" w:date="2024-10-20T16:20:00Z">
              <w:rPr/>
            </w:rPrChange>
          </w:rPr>
          <w:delText xml:space="preserve"> </w:delText>
        </w:r>
        <w:r w:rsidR="00445627" w:rsidRPr="00805F76" w:rsidDel="00910E34">
          <w:rPr>
            <w:rFonts w:ascii="Times New Roman" w:hAnsi="Times New Roman" w:cs="Times New Roman"/>
            <w:sz w:val="24"/>
            <w:szCs w:val="24"/>
            <w:rPrChange w:id="439" w:author="Douglas Souza" w:date="2024-10-20T16:20:00Z">
              <w:rPr/>
            </w:rPrChange>
          </w:rPr>
          <w:delText xml:space="preserve">estão sujeitas a alterações decorrentes da análise de crédito, da garantia, do cadastro e do enquadramento da operação e dos seguros. Os resultados obtidos na simulação são meramente referenciais e baseados nas datas e informações nele inseridas, podendo haver modificações no resultado do caso concreto, caso haja alteração destes dados quando </w:delText>
        </w:r>
        <w:r w:rsidR="008F7870" w:rsidRPr="00805F76" w:rsidDel="00910E34">
          <w:rPr>
            <w:rFonts w:ascii="Times New Roman" w:hAnsi="Times New Roman" w:cs="Times New Roman"/>
            <w:sz w:val="24"/>
            <w:szCs w:val="24"/>
            <w:rPrChange w:id="440" w:author="Douglas Souza" w:date="2024-10-20T16:20:00Z">
              <w:rPr/>
            </w:rPrChange>
          </w:rPr>
          <w:delText>é realizada a</w:delText>
        </w:r>
        <w:r w:rsidR="00445627" w:rsidRPr="00805F76" w:rsidDel="00910E34">
          <w:rPr>
            <w:rFonts w:ascii="Times New Roman" w:hAnsi="Times New Roman" w:cs="Times New Roman"/>
            <w:sz w:val="24"/>
            <w:szCs w:val="24"/>
            <w:rPrChange w:id="441" w:author="Douglas Souza" w:date="2024-10-20T16:20:00Z">
              <w:rPr/>
            </w:rPrChange>
          </w:rPr>
          <w:delText xml:space="preserve"> efetiva contratação.</w:delText>
        </w:r>
      </w:del>
    </w:p>
    <w:p w14:paraId="2B1B5E0D" w14:textId="77777777" w:rsidR="00910E34" w:rsidRPr="00805F76" w:rsidRDefault="00910E34">
      <w:pPr>
        <w:spacing w:line="360" w:lineRule="auto"/>
        <w:jc w:val="both"/>
        <w:rPr>
          <w:ins w:id="442" w:author="Douglas Souza" w:date="2024-10-20T16:00:00Z"/>
          <w:rFonts w:ascii="Times New Roman" w:hAnsi="Times New Roman" w:cs="Times New Roman"/>
          <w:sz w:val="24"/>
          <w:szCs w:val="24"/>
          <w:rPrChange w:id="443" w:author="Douglas Souza" w:date="2024-10-20T16:20:00Z">
            <w:rPr>
              <w:ins w:id="444" w:author="Douglas Souza" w:date="2024-10-20T16:00:00Z"/>
            </w:rPr>
          </w:rPrChange>
        </w:rPr>
        <w:pPrChange w:id="445" w:author="Douglas Souza [2]" w:date="2026-09-05T16:52:00Z" w16du:dateUtc="2026-09-05T19:52:00Z">
          <w:pPr>
            <w:jc w:val="both"/>
          </w:pPr>
        </w:pPrChange>
      </w:pPr>
    </w:p>
    <w:p w14:paraId="63F52B24" w14:textId="77777777" w:rsidR="008F7870" w:rsidRDefault="008F7870">
      <w:pPr>
        <w:spacing w:line="360" w:lineRule="auto"/>
        <w:jc w:val="both"/>
        <w:rPr>
          <w:ins w:id="446" w:author="Douglas Souza" w:date="2025-01-22T13:49:00Z"/>
          <w:rFonts w:ascii="Times New Roman" w:hAnsi="Times New Roman" w:cs="Times New Roman"/>
          <w:b/>
          <w:bCs/>
          <w:sz w:val="24"/>
          <w:szCs w:val="24"/>
        </w:rPr>
        <w:pPrChange w:id="447" w:author="Douglas Souza [2]" w:date="2026-09-05T16:52:00Z" w16du:dateUtc="2026-09-05T19:52:00Z">
          <w:pPr>
            <w:jc w:val="both"/>
          </w:pPr>
        </w:pPrChange>
      </w:pPr>
    </w:p>
    <w:p w14:paraId="57018E0E" w14:textId="77777777" w:rsidR="003A2578" w:rsidRDefault="003A2578">
      <w:pPr>
        <w:spacing w:line="360" w:lineRule="auto"/>
        <w:jc w:val="both"/>
        <w:rPr>
          <w:ins w:id="448" w:author="Douglas Souza" w:date="2025-01-22T13:50:00Z"/>
          <w:rFonts w:ascii="Times New Roman" w:hAnsi="Times New Roman" w:cs="Times New Roman"/>
          <w:b/>
          <w:bCs/>
          <w:sz w:val="24"/>
          <w:szCs w:val="24"/>
        </w:rPr>
        <w:pPrChange w:id="449" w:author="Douglas Souza [2]" w:date="2026-09-05T16:52:00Z" w16du:dateUtc="2026-09-05T19:52:00Z">
          <w:pPr/>
        </w:pPrChange>
      </w:pPr>
      <w:ins w:id="450" w:author="Douglas Souza" w:date="2025-01-22T13:50:00Z">
        <w:r>
          <w:rPr>
            <w:rFonts w:ascii="Times New Roman" w:hAnsi="Times New Roman" w:cs="Times New Roman"/>
            <w:b/>
            <w:bCs/>
            <w:sz w:val="24"/>
            <w:szCs w:val="24"/>
          </w:rPr>
          <w:t>QUAIS AS ETAPAS DO PROCESSO?</w:t>
        </w:r>
      </w:ins>
    </w:p>
    <w:p w14:paraId="4852C861" w14:textId="3E57A7E8" w:rsidR="003A2578" w:rsidRDefault="003A2578">
      <w:pPr>
        <w:spacing w:line="360" w:lineRule="auto"/>
        <w:jc w:val="both"/>
        <w:rPr>
          <w:ins w:id="451" w:author="Douglas Souza" w:date="2025-01-22T13:50:00Z"/>
          <w:rFonts w:ascii="Times New Roman" w:hAnsi="Times New Roman" w:cs="Times New Roman"/>
          <w:b/>
          <w:bCs/>
          <w:sz w:val="24"/>
          <w:szCs w:val="24"/>
        </w:rPr>
        <w:pPrChange w:id="452" w:author="Douglas Souza [2]" w:date="2026-09-05T16:52:00Z" w16du:dateUtc="2026-09-05T19:52:00Z">
          <w:pPr>
            <w:jc w:val="both"/>
          </w:pPr>
        </w:pPrChange>
      </w:pPr>
      <w:ins w:id="453" w:author="Douglas Souza" w:date="2025-01-22T13:50:00Z">
        <w:r w:rsidRPr="00283573">
          <w:rPr>
            <w:rFonts w:ascii="Times New Roman" w:hAnsi="Times New Roman" w:cs="Times New Roman"/>
            <w:sz w:val="24"/>
            <w:szCs w:val="24"/>
          </w:rPr>
          <w:t xml:space="preserve">A </w:t>
        </w:r>
        <w:r>
          <w:rPr>
            <w:rFonts w:ascii="Times New Roman" w:hAnsi="Times New Roman" w:cs="Times New Roman"/>
            <w:sz w:val="24"/>
            <w:szCs w:val="24"/>
          </w:rPr>
          <w:t>primeira etapa do processo é reunir a documentação e formulários para início do processo</w:t>
        </w:r>
      </w:ins>
      <w:ins w:id="454" w:author="Douglas Souza" w:date="2025-01-22T13:51:00Z">
        <w:r>
          <w:rPr>
            <w:rFonts w:ascii="Times New Roman" w:hAnsi="Times New Roman" w:cs="Times New Roman"/>
            <w:sz w:val="24"/>
            <w:szCs w:val="24"/>
          </w:rPr>
          <w:t xml:space="preserve">, onde haverá uma primeira análise em cima desses documentos. Posteriormente será feita a análise do imóvel, a famosa </w:t>
        </w:r>
        <w:r w:rsidRPr="006D68E0">
          <w:rPr>
            <w:rFonts w:ascii="Times New Roman" w:hAnsi="Times New Roman" w:cs="Times New Roman"/>
            <w:sz w:val="24"/>
            <w:szCs w:val="24"/>
            <w:u w:val="single"/>
            <w:rPrChange w:id="455" w:author="Douglas Souza [2]" w:date="2026-09-05T16:31:00Z" w16du:dateUtc="2026-09-05T19:3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VISTORIA</w:t>
        </w:r>
        <w:r>
          <w:rPr>
            <w:rFonts w:ascii="Times New Roman" w:hAnsi="Times New Roman" w:cs="Times New Roman"/>
            <w:sz w:val="24"/>
            <w:szCs w:val="24"/>
          </w:rPr>
          <w:t xml:space="preserve"> e a devida anexação do laudo de vistoria em sistema</w:t>
        </w:r>
      </w:ins>
      <w:ins w:id="456" w:author="Douglas Souza [2]" w:date="2026-05-17T13:39:00Z" w16du:dateUtc="2026-05-17T16:39:00Z">
        <w:r w:rsidR="00FB0CCA">
          <w:rPr>
            <w:rFonts w:ascii="Times New Roman" w:hAnsi="Times New Roman" w:cs="Times New Roman"/>
            <w:sz w:val="24"/>
            <w:szCs w:val="24"/>
          </w:rPr>
          <w:t xml:space="preserve"> (documento, o qual, que é sigiloso)</w:t>
        </w:r>
      </w:ins>
      <w:ins w:id="457" w:author="Douglas Souza" w:date="2025-01-22T13:51:00Z">
        <w:r>
          <w:rPr>
            <w:rFonts w:ascii="Times New Roman" w:hAnsi="Times New Roman" w:cs="Times New Roman"/>
            <w:sz w:val="24"/>
            <w:szCs w:val="24"/>
          </w:rPr>
          <w:t xml:space="preserve">. Após o laudo de vistoria anexado, é iniciada a </w:t>
        </w:r>
        <w:r w:rsidRPr="006D68E0">
          <w:rPr>
            <w:rFonts w:ascii="Times New Roman" w:hAnsi="Times New Roman" w:cs="Times New Roman"/>
            <w:sz w:val="24"/>
            <w:szCs w:val="24"/>
            <w:u w:val="single"/>
            <w:rPrChange w:id="458" w:author="Douglas Souza [2]" w:date="2026-09-05T16:31:00Z" w16du:dateUtc="2026-09-05T19:3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ANÁLISE JURÍDICA</w:t>
        </w:r>
        <w:r>
          <w:rPr>
            <w:rFonts w:ascii="Times New Roman" w:hAnsi="Times New Roman" w:cs="Times New Roman"/>
            <w:sz w:val="24"/>
            <w:szCs w:val="24"/>
          </w:rPr>
          <w:t xml:space="preserve"> (ou Check List II)</w:t>
        </w:r>
      </w:ins>
      <w:ins w:id="459" w:author="Douglas Souza" w:date="2025-01-22T13:52:00Z">
        <w:r>
          <w:rPr>
            <w:rFonts w:ascii="Times New Roman" w:hAnsi="Times New Roman" w:cs="Times New Roman"/>
            <w:sz w:val="24"/>
            <w:szCs w:val="24"/>
          </w:rPr>
          <w:t xml:space="preserve"> para uma análise pormenorizada e geral do processo</w:t>
        </w:r>
      </w:ins>
      <w:ins w:id="460" w:author="Douglas Souza [2]" w:date="2026-05-17T13:39:00Z" w16du:dateUtc="2026-05-17T16:39:00Z">
        <w:r w:rsidR="00FB0CCA">
          <w:rPr>
            <w:rFonts w:ascii="Times New Roman" w:hAnsi="Times New Roman" w:cs="Times New Roman"/>
            <w:sz w:val="24"/>
            <w:szCs w:val="24"/>
          </w:rPr>
          <w:t>; é nesta fase também q</w:t>
        </w:r>
      </w:ins>
      <w:ins w:id="461" w:author="Douglas Souza [2]" w:date="2026-05-17T13:40:00Z" w16du:dateUtc="2026-05-17T16:40:00Z">
        <w:r w:rsidR="00FB0CCA">
          <w:rPr>
            <w:rFonts w:ascii="Times New Roman" w:hAnsi="Times New Roman" w:cs="Times New Roman"/>
            <w:sz w:val="24"/>
            <w:szCs w:val="24"/>
          </w:rPr>
          <w:t>ue ocorre o levantamento do Interveniente Quitante (IQ)</w:t>
        </w:r>
      </w:ins>
      <w:ins w:id="462" w:author="Douglas Souza" w:date="2025-01-22T13:52:00Z">
        <w:r>
          <w:rPr>
            <w:rFonts w:ascii="Times New Roman" w:hAnsi="Times New Roman" w:cs="Times New Roman"/>
            <w:sz w:val="24"/>
            <w:szCs w:val="24"/>
          </w:rPr>
          <w:t>. Após isso, o processo entrará na esteira de emissão e elaboração de minuta e posterior emissão do CONTRATO.</w:t>
        </w:r>
      </w:ins>
      <w:ins w:id="463" w:author="Douglas Souza [2]" w:date="2026-09-05T16:52:00Z" w16du:dateUtc="2026-09-05T19:52:00Z">
        <w:r w:rsidR="005B504F">
          <w:rPr>
            <w:rFonts w:ascii="Times New Roman" w:hAnsi="Times New Roman" w:cs="Times New Roman"/>
            <w:sz w:val="24"/>
            <w:szCs w:val="24"/>
          </w:rPr>
          <w:t xml:space="preserve"> Obs.: após o contrato retornar da fase de despachante, ele precisa ser devolvido para o gerente de conta do comprador para poder ser efetuado o pagamento.</w:t>
        </w:r>
      </w:ins>
    </w:p>
    <w:p w14:paraId="452F64BB" w14:textId="77777777" w:rsidR="003A2578" w:rsidRPr="00805F76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4" w:author="Douglas Souza" w:date="2024-10-20T16:20:00Z">
            <w:rPr>
              <w:b/>
              <w:bCs/>
            </w:rPr>
          </w:rPrChange>
        </w:rPr>
        <w:pPrChange w:id="465" w:author="Douglas Souza [2]" w:date="2026-09-05T16:52:00Z" w16du:dateUtc="2026-09-05T19:52:00Z">
          <w:pPr>
            <w:jc w:val="both"/>
          </w:pPr>
        </w:pPrChange>
      </w:pPr>
    </w:p>
    <w:p w14:paraId="6B3CD46F" w14:textId="7B203075" w:rsidR="00445627" w:rsidRPr="00805F76" w:rsidDel="00FF5159" w:rsidRDefault="003D7C0B">
      <w:pPr>
        <w:spacing w:line="360" w:lineRule="auto"/>
        <w:jc w:val="both"/>
        <w:rPr>
          <w:ins w:id="466" w:author="Douglas Souza" w:date="2024-10-20T15:55:00Z"/>
          <w:del w:id="467" w:author="Douglas Souza [2]" w:date="2026-09-02T15:42:00Z" w16du:dateUtc="2026-09-02T18:42:00Z"/>
          <w:rFonts w:ascii="Times New Roman" w:hAnsi="Times New Roman" w:cs="Times New Roman"/>
          <w:b/>
          <w:bCs/>
          <w:sz w:val="24"/>
          <w:szCs w:val="24"/>
          <w:rPrChange w:id="468" w:author="Douglas Souza" w:date="2024-10-20T16:20:00Z">
            <w:rPr>
              <w:ins w:id="469" w:author="Douglas Souza" w:date="2024-10-20T15:55:00Z"/>
              <w:del w:id="470" w:author="Douglas Souza [2]" w:date="2026-09-02T15:42:00Z" w16du:dateUtc="2026-09-02T18:42:00Z"/>
              <w:b/>
              <w:bCs/>
            </w:rPr>
          </w:rPrChange>
        </w:rPr>
        <w:pPrChange w:id="471" w:author="Douglas Souza [2]" w:date="2026-09-05T16:52:00Z" w16du:dateUtc="2026-09-05T19:52:00Z">
          <w:pPr>
            <w:jc w:val="both"/>
          </w:pPr>
        </w:pPrChange>
      </w:pPr>
      <w:del w:id="472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noProof/>
            <w:sz w:val="24"/>
            <w:szCs w:val="24"/>
            <w:rPrChange w:id="473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65408" behindDoc="0" locked="0" layoutInCell="1" allowOverlap="1" wp14:anchorId="065A56DA" wp14:editId="39ADC545">
              <wp:simplePos x="0" y="0"/>
              <wp:positionH relativeFrom="column">
                <wp:posOffset>-22860</wp:posOffset>
              </wp:positionH>
              <wp:positionV relativeFrom="paragraph">
                <wp:posOffset>56515</wp:posOffset>
              </wp:positionV>
              <wp:extent cx="1346200" cy="1943100"/>
              <wp:effectExtent l="0" t="0" r="0" b="0"/>
              <wp:wrapSquare wrapText="bothSides"/>
              <wp:docPr id="9" name="Imagem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46200" cy="194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45627" w:rsidRPr="00805F76" w:rsidDel="00FF5159">
          <w:rPr>
            <w:rFonts w:ascii="Times New Roman" w:hAnsi="Times New Roman" w:cs="Times New Roman"/>
            <w:b/>
            <w:bCs/>
            <w:sz w:val="24"/>
            <w:szCs w:val="24"/>
            <w:rPrChange w:id="474" w:author="Douglas Souza" w:date="2024-10-20T16:20:00Z">
              <w:rPr>
                <w:b/>
                <w:bCs/>
              </w:rPr>
            </w:rPrChange>
          </w:rPr>
          <w:delText xml:space="preserve">POSSO UTILIZAR MEU FGTS NA </w:delText>
        </w:r>
        <w:r w:rsidR="00CF1291" w:rsidRPr="00805F76" w:rsidDel="00FF5159">
          <w:rPr>
            <w:rFonts w:ascii="Times New Roman" w:hAnsi="Times New Roman" w:cs="Times New Roman"/>
            <w:b/>
            <w:bCs/>
            <w:sz w:val="24"/>
            <w:szCs w:val="24"/>
            <w:rPrChange w:id="475" w:author="Douglas Souza" w:date="2024-10-20T16:20:00Z">
              <w:rPr>
                <w:b/>
                <w:bCs/>
              </w:rPr>
            </w:rPrChange>
          </w:rPr>
          <w:delText>OPERAÇÃO?</w:delText>
        </w:r>
      </w:del>
    </w:p>
    <w:p w14:paraId="3BF1B211" w14:textId="15F4F2AC" w:rsidR="00910E34" w:rsidRPr="00805F76" w:rsidDel="00FF5159" w:rsidRDefault="00910E34">
      <w:pPr>
        <w:spacing w:line="360" w:lineRule="auto"/>
        <w:jc w:val="both"/>
        <w:rPr>
          <w:ins w:id="476" w:author="Douglas Souza" w:date="2024-10-20T16:00:00Z"/>
          <w:del w:id="477" w:author="Douglas Souza [2]" w:date="2026-09-02T15:42:00Z" w16du:dateUtc="2026-09-02T18:42:00Z"/>
          <w:rFonts w:ascii="Times New Roman" w:hAnsi="Times New Roman" w:cs="Times New Roman"/>
          <w:b/>
          <w:bCs/>
          <w:sz w:val="24"/>
          <w:szCs w:val="24"/>
          <w:rPrChange w:id="478" w:author="Douglas Souza" w:date="2024-10-20T16:20:00Z">
            <w:rPr>
              <w:ins w:id="479" w:author="Douglas Souza" w:date="2024-10-20T16:00:00Z"/>
              <w:del w:id="480" w:author="Douglas Souza [2]" w:date="2026-09-02T15:42:00Z" w16du:dateUtc="2026-09-02T18:42:00Z"/>
              <w:b/>
              <w:bCs/>
            </w:rPr>
          </w:rPrChange>
        </w:rPr>
        <w:pPrChange w:id="481" w:author="Douglas Souza [2]" w:date="2026-09-05T16:52:00Z" w16du:dateUtc="2026-09-05T19:52:00Z">
          <w:pPr>
            <w:jc w:val="both"/>
          </w:pPr>
        </w:pPrChange>
      </w:pPr>
      <w:ins w:id="482" w:author="Douglas Souza" w:date="2024-10-20T15:55:00Z">
        <w:del w:id="483" w:author="Douglas Souza [2]" w:date="2026-09-02T15:42:00Z" w16du:dateUtc="2026-09-02T18:42:00Z">
          <w:r w:rsidRPr="00805F76" w:rsidDel="00FF5159">
            <w:rPr>
              <w:rFonts w:ascii="Times New Roman" w:hAnsi="Times New Roman" w:cs="Times New Roman"/>
              <w:b/>
              <w:bCs/>
              <w:sz w:val="24"/>
              <w:szCs w:val="24"/>
              <w:rPrChange w:id="484" w:author="Douglas Souza" w:date="2024-10-20T16:20:00Z">
                <w:rPr>
                  <w:b/>
                  <w:bCs/>
                </w:rPr>
              </w:rPrChange>
            </w:rPr>
            <w:delText>Sim! Desde que cumpra alguns requisitos legais</w:delText>
          </w:r>
        </w:del>
        <w:del w:id="485" w:author="Douglas Souza [2]" w:date="2026-05-17T13:40:00Z" w16du:dateUtc="2026-05-17T16:40:00Z">
          <w:r w:rsidRPr="00805F76" w:rsidDel="00FB0CCA">
            <w:rPr>
              <w:rFonts w:ascii="Times New Roman" w:hAnsi="Times New Roman" w:cs="Times New Roman"/>
              <w:b/>
              <w:bCs/>
              <w:sz w:val="24"/>
              <w:szCs w:val="24"/>
              <w:rPrChange w:id="486" w:author="Douglas Souza" w:date="2024-10-20T16:20:00Z">
                <w:rPr>
                  <w:b/>
                  <w:bCs/>
                </w:rPr>
              </w:rPrChange>
            </w:rPr>
            <w:delText xml:space="preserve">, </w:delText>
          </w:r>
        </w:del>
        <w:del w:id="487" w:author="Douglas Souza [2]" w:date="2026-05-17T13:41:00Z" w16du:dateUtc="2026-05-17T16:41:00Z">
          <w:r w:rsidRPr="00805F76" w:rsidDel="00FB0CCA">
            <w:rPr>
              <w:rFonts w:ascii="Times New Roman" w:hAnsi="Times New Roman" w:cs="Times New Roman"/>
              <w:b/>
              <w:bCs/>
              <w:sz w:val="24"/>
              <w:szCs w:val="24"/>
              <w:rPrChange w:id="488" w:author="Douglas Souza" w:date="2024-10-20T16:20:00Z">
                <w:rPr>
                  <w:b/>
                  <w:bCs/>
                </w:rPr>
              </w:rPrChange>
            </w:rPr>
            <w:delText>sendo eles</w:delText>
          </w:r>
        </w:del>
        <w:del w:id="489" w:author="Douglas Souza [2]" w:date="2026-09-02T15:42:00Z" w16du:dateUtc="2026-09-02T18:42:00Z">
          <w:r w:rsidRPr="00805F76" w:rsidDel="00FF5159">
            <w:rPr>
              <w:rFonts w:ascii="Times New Roman" w:hAnsi="Times New Roman" w:cs="Times New Roman"/>
              <w:b/>
              <w:bCs/>
              <w:sz w:val="24"/>
              <w:szCs w:val="24"/>
              <w:rPrChange w:id="490" w:author="Douglas Souza" w:date="2024-10-20T16:20:00Z">
                <w:rPr>
                  <w:b/>
                  <w:bCs/>
                </w:rPr>
              </w:rPrChange>
            </w:rPr>
            <w:delText>:</w:delText>
          </w:r>
        </w:del>
      </w:ins>
    </w:p>
    <w:p w14:paraId="2A6B6970" w14:textId="4F5A2ED5" w:rsidR="00910E34" w:rsidRPr="00805F76" w:rsidDel="00FF5159" w:rsidRDefault="00910E34">
      <w:pPr>
        <w:spacing w:line="360" w:lineRule="auto"/>
        <w:jc w:val="both"/>
        <w:rPr>
          <w:del w:id="491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492" w:author="Douglas Souza" w:date="2024-10-20T16:20:00Z">
            <w:rPr>
              <w:del w:id="493" w:author="Douglas Souza [2]" w:date="2026-09-02T15:42:00Z" w16du:dateUtc="2026-09-02T18:42:00Z"/>
              <w:b/>
              <w:bCs/>
            </w:rPr>
          </w:rPrChange>
        </w:rPr>
        <w:pPrChange w:id="494" w:author="Douglas Souza [2]" w:date="2026-09-05T16:52:00Z" w16du:dateUtc="2026-09-05T19:52:00Z">
          <w:pPr>
            <w:jc w:val="both"/>
          </w:pPr>
        </w:pPrChange>
      </w:pPr>
      <w:ins w:id="495" w:author="Douglas Souza" w:date="2024-10-20T16:00:00Z">
        <w:del w:id="496" w:author="Douglas Souza [2]" w:date="2026-09-02T15:42:00Z" w16du:dateUtc="2026-09-02T18:42:00Z">
          <w:r w:rsidRPr="00805F76" w:rsidDel="00FF5159">
            <w:rPr>
              <w:rFonts w:ascii="Times New Roman" w:hAnsi="Times New Roman" w:cs="Times New Roman"/>
              <w:sz w:val="24"/>
              <w:szCs w:val="24"/>
              <w:rPrChange w:id="497" w:author="Douglas Souza" w:date="2024-10-20T16:20:00Z">
                <w:rPr>
                  <w:b/>
                  <w:bCs/>
                </w:rPr>
              </w:rPrChange>
            </w:rPr>
            <w:delText>Pelo comprador:</w:delText>
          </w:r>
        </w:del>
      </w:ins>
    </w:p>
    <w:p w14:paraId="73E65621" w14:textId="550FD15B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498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499" w:author="Douglas Souza" w:date="2024-10-20T16:20:00Z">
            <w:rPr>
              <w:del w:id="500" w:author="Douglas Souza [2]" w:date="2026-09-02T15:42:00Z" w16du:dateUtc="2026-09-02T18:42:00Z"/>
            </w:rPr>
          </w:rPrChange>
        </w:rPr>
        <w:pPrChange w:id="501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02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03" w:author="Douglas Souza" w:date="2024-10-20T16:20:00Z">
              <w:rPr/>
            </w:rPrChange>
          </w:rPr>
          <w:delText>É preciso ter no mínimo três anos de trabalho sob o regime do FGTS, somando-se os períodos trabalhados, consecutivos ou não, na mesma ou em empresas diferentes.</w:delText>
        </w:r>
      </w:del>
    </w:p>
    <w:p w14:paraId="66831E0E" w14:textId="074E3D51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04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05" w:author="Douglas Souza" w:date="2024-10-20T16:20:00Z">
            <w:rPr>
              <w:del w:id="506" w:author="Douglas Souza [2]" w:date="2026-09-02T15:42:00Z" w16du:dateUtc="2026-09-02T18:42:00Z"/>
            </w:rPr>
          </w:rPrChange>
        </w:rPr>
        <w:pPrChange w:id="507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08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09" w:author="Douglas Souza" w:date="2024-10-20T16:20:00Z">
              <w:rPr/>
            </w:rPrChange>
          </w:rPr>
          <w:delText>Não possuir financiamento ativo no Sistema Financeiro de Habitação (SFH)</w:delText>
        </w:r>
      </w:del>
      <w:del w:id="510" w:author="Douglas Souza [2]" w:date="2026-05-17T14:00:00Z" w16du:dateUtc="2026-05-17T17:00:00Z">
        <w:r w:rsidRPr="00805F76" w:rsidDel="003E0C70">
          <w:rPr>
            <w:rFonts w:ascii="Times New Roman" w:hAnsi="Times New Roman" w:cs="Times New Roman"/>
            <w:sz w:val="24"/>
            <w:szCs w:val="24"/>
            <w:rPrChange w:id="511" w:author="Douglas Souza" w:date="2024-10-20T16:20:00Z">
              <w:rPr/>
            </w:rPrChange>
          </w:rPr>
          <w:delText>,</w:delText>
        </w:r>
      </w:del>
      <w:del w:id="512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13" w:author="Douglas Souza" w:date="2024-10-20T16:20:00Z">
              <w:rPr/>
            </w:rPrChange>
          </w:rPr>
          <w:delText xml:space="preserve"> em </w:delText>
        </w:r>
      </w:del>
      <w:del w:id="514" w:author="Douglas Souza [2]" w:date="2026-05-17T14:00:00Z" w16du:dateUtc="2026-05-17T17:00:00Z">
        <w:r w:rsidRPr="00805F76" w:rsidDel="003E0C70">
          <w:rPr>
            <w:rFonts w:ascii="Times New Roman" w:hAnsi="Times New Roman" w:cs="Times New Roman"/>
            <w:sz w:val="24"/>
            <w:szCs w:val="24"/>
            <w:rPrChange w:id="515" w:author="Douglas Souza" w:date="2024-10-20T16:20:00Z">
              <w:rPr/>
            </w:rPrChange>
          </w:rPr>
          <w:delText xml:space="preserve">qualquer </w:delText>
        </w:r>
      </w:del>
      <w:del w:id="516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17" w:author="Douglas Souza" w:date="2024-10-20T16:20:00Z">
              <w:rPr/>
            </w:rPrChange>
          </w:rPr>
          <w:delText>parte do País.</w:delText>
        </w:r>
      </w:del>
    </w:p>
    <w:p w14:paraId="4F24F8D8" w14:textId="3BAB92AB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18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19" w:author="Douglas Souza" w:date="2024-10-20T16:20:00Z">
            <w:rPr>
              <w:del w:id="520" w:author="Douglas Souza [2]" w:date="2026-09-02T15:42:00Z" w16du:dateUtc="2026-09-02T18:42:00Z"/>
            </w:rPr>
          </w:rPrChange>
        </w:rPr>
        <w:pPrChange w:id="521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22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23" w:author="Douglas Souza" w:date="2024-10-20T16:20:00Z">
              <w:rPr/>
            </w:rPrChange>
          </w:rPr>
          <w:delText xml:space="preserve">Não ser proprietário, possuidor, promitente comprador, usufrutuário ou cessionário </w:delText>
        </w:r>
        <w:r w:rsidR="008F7870" w:rsidRPr="00805F76" w:rsidDel="00FF5159">
          <w:rPr>
            <w:rFonts w:ascii="Times New Roman" w:hAnsi="Times New Roman" w:cs="Times New Roman"/>
            <w:sz w:val="24"/>
            <w:szCs w:val="24"/>
            <w:rPrChange w:id="524" w:author="Douglas Souza" w:date="2024-10-20T16:20:00Z">
              <w:rPr/>
            </w:rPrChange>
          </w:rPr>
          <w:delText>d</w:delText>
        </w:r>
        <w:r w:rsidRPr="00805F76" w:rsidDel="00FF5159">
          <w:rPr>
            <w:rFonts w:ascii="Times New Roman" w:hAnsi="Times New Roman" w:cs="Times New Roman"/>
            <w:sz w:val="24"/>
            <w:szCs w:val="24"/>
            <w:rPrChange w:id="525" w:author="Douglas Souza" w:date="2024-10-20T16:20:00Z">
              <w:rPr/>
            </w:rPrChange>
          </w:rPr>
          <w:delText>e imóvel residencial urbano ou de parte residencial de imóvel misto, concluído ou em construção, localizado no município de sua atual residência, ou onde exerce a sua ocupação laboral principal, incluindo os municípios limítrofes e integrantes da mesma região metropolitana.</w:delText>
        </w:r>
      </w:del>
    </w:p>
    <w:p w14:paraId="586B56AD" w14:textId="2278B0D5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26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27" w:author="Douglas Souza" w:date="2024-10-20T16:20:00Z">
            <w:rPr>
              <w:del w:id="528" w:author="Douglas Souza [2]" w:date="2026-09-02T15:42:00Z" w16du:dateUtc="2026-09-02T18:42:00Z"/>
            </w:rPr>
          </w:rPrChange>
        </w:rPr>
        <w:pPrChange w:id="529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30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31" w:author="Douglas Souza" w:date="2024-10-20T16:20:00Z">
              <w:rPr/>
            </w:rPrChange>
          </w:rPr>
          <w:delText>A atividade principal deverá ser no local ou em regiões limítrofes ao do imóvel objeto da operação.</w:delText>
        </w:r>
      </w:del>
    </w:p>
    <w:p w14:paraId="5142D303" w14:textId="16AB60A9" w:rsidR="00445627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ins w:id="532" w:author="Douglas Souza" w:date="2024-10-20T16:00:00Z"/>
          <w:del w:id="533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34" w:author="Douglas Souza" w:date="2024-10-20T16:20:00Z">
            <w:rPr>
              <w:ins w:id="535" w:author="Douglas Souza" w:date="2024-10-20T16:00:00Z"/>
              <w:del w:id="536" w:author="Douglas Souza [2]" w:date="2026-09-02T15:42:00Z" w16du:dateUtc="2026-09-02T18:42:00Z"/>
            </w:rPr>
          </w:rPrChange>
        </w:rPr>
        <w:pPrChange w:id="537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38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39" w:author="Douglas Souza" w:date="2024-10-20T16:20:00Z">
              <w:rPr/>
            </w:rPrChange>
          </w:rPr>
          <w:delText>Não ter realizado saque emergencial implementado pelo governo brasileiro, em caso positivo, o proponente deverá restituir à Caixa o valor sacado.</w:delText>
        </w:r>
      </w:del>
    </w:p>
    <w:p w14:paraId="0B21ED92" w14:textId="12A3A468" w:rsidR="00910E34" w:rsidRPr="00805F76" w:rsidDel="00FF5159" w:rsidRDefault="00910E34">
      <w:pPr>
        <w:spacing w:line="360" w:lineRule="auto"/>
        <w:jc w:val="both"/>
        <w:rPr>
          <w:del w:id="540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41" w:author="Douglas Souza" w:date="2024-10-20T16:20:00Z">
            <w:rPr>
              <w:del w:id="542" w:author="Douglas Souza [2]" w:date="2026-09-02T15:42:00Z" w16du:dateUtc="2026-09-02T18:42:00Z"/>
            </w:rPr>
          </w:rPrChange>
        </w:rPr>
        <w:pPrChange w:id="543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ins w:id="544" w:author="Douglas Souza" w:date="2024-10-20T16:00:00Z">
        <w:del w:id="545" w:author="Douglas Souza [2]" w:date="2026-09-02T15:42:00Z" w16du:dateUtc="2026-09-02T18:42:00Z">
          <w:r w:rsidRPr="00805F76" w:rsidDel="00FF5159">
            <w:rPr>
              <w:rFonts w:ascii="Times New Roman" w:hAnsi="Times New Roman" w:cs="Times New Roman"/>
              <w:sz w:val="24"/>
              <w:szCs w:val="24"/>
              <w:rPrChange w:id="546" w:author="Douglas Souza" w:date="2024-10-20T16:20:00Z">
                <w:rPr/>
              </w:rPrChange>
            </w:rPr>
            <w:delText>Pelo Imóvel:</w:delText>
          </w:r>
        </w:del>
      </w:ins>
    </w:p>
    <w:p w14:paraId="1E022882" w14:textId="1CAC230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47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48" w:author="Douglas Souza" w:date="2024-10-20T16:20:00Z">
            <w:rPr>
              <w:del w:id="549" w:author="Douglas Souza [2]" w:date="2026-09-02T15:42:00Z" w16du:dateUtc="2026-09-02T18:42:00Z"/>
            </w:rPr>
          </w:rPrChange>
        </w:rPr>
        <w:pPrChange w:id="550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51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52" w:author="Douglas Souza" w:date="2024-10-20T16:20:00Z">
              <w:rPr/>
            </w:rPrChange>
          </w:rPr>
          <w:delText>Valor da avaliação deve ser de até R$</w:delText>
        </w:r>
      </w:del>
      <w:del w:id="553" w:author="Douglas Souza [2]" w:date="2026-05-17T14:00:00Z" w16du:dateUtc="2026-05-17T17:00:00Z">
        <w:r w:rsidRPr="00805F76" w:rsidDel="003E0C70">
          <w:rPr>
            <w:rFonts w:ascii="Times New Roman" w:hAnsi="Times New Roman" w:cs="Times New Roman"/>
            <w:sz w:val="24"/>
            <w:szCs w:val="24"/>
            <w:rPrChange w:id="554" w:author="Douglas Souza" w:date="2024-10-20T16:20:00Z">
              <w:rPr/>
            </w:rPrChange>
          </w:rPr>
          <w:delText>1</w:delText>
        </w:r>
      </w:del>
      <w:del w:id="555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56" w:author="Douglas Souza" w:date="2024-10-20T16:20:00Z">
              <w:rPr/>
            </w:rPrChange>
          </w:rPr>
          <w:delText>.5</w:delText>
        </w:r>
      </w:del>
      <w:del w:id="557" w:author="Douglas Souza [2]" w:date="2026-05-17T14:00:00Z" w16du:dateUtc="2026-05-17T17:00:00Z">
        <w:r w:rsidRPr="00805F76" w:rsidDel="003E0C70">
          <w:rPr>
            <w:rFonts w:ascii="Times New Roman" w:hAnsi="Times New Roman" w:cs="Times New Roman"/>
            <w:sz w:val="24"/>
            <w:szCs w:val="24"/>
            <w:rPrChange w:id="558" w:author="Douglas Souza" w:date="2024-10-20T16:20:00Z">
              <w:rPr/>
            </w:rPrChange>
          </w:rPr>
          <w:delText>0</w:delText>
        </w:r>
      </w:del>
      <w:del w:id="559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60" w:author="Douglas Souza" w:date="2024-10-20T16:20:00Z">
              <w:rPr/>
            </w:rPrChange>
          </w:rPr>
          <w:delText>0.000,00 para todos os estados brasileiros.</w:delText>
        </w:r>
      </w:del>
    </w:p>
    <w:p w14:paraId="53D8C4A3" w14:textId="30831AC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61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62" w:author="Douglas Souza" w:date="2024-10-20T16:20:00Z">
            <w:rPr>
              <w:del w:id="563" w:author="Douglas Souza [2]" w:date="2026-09-02T15:42:00Z" w16du:dateUtc="2026-09-02T18:42:00Z"/>
            </w:rPr>
          </w:rPrChange>
        </w:rPr>
        <w:pPrChange w:id="564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65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66" w:author="Douglas Souza" w:date="2024-10-20T16:20:00Z">
              <w:rPr/>
            </w:rPrChange>
          </w:rPr>
          <w:delText>Ser de propriedade do proponente o terreno objeto da construção do imóvel</w:delText>
        </w:r>
        <w:r w:rsidR="0017770B" w:rsidRPr="00805F76" w:rsidDel="00FF5159">
          <w:rPr>
            <w:rFonts w:ascii="Times New Roman" w:hAnsi="Times New Roman" w:cs="Times New Roman"/>
            <w:sz w:val="24"/>
            <w:szCs w:val="24"/>
            <w:rPrChange w:id="567" w:author="Douglas Souza" w:date="2024-10-20T16:20:00Z">
              <w:rPr/>
            </w:rPrChange>
          </w:rPr>
          <w:delText>.</w:delText>
        </w:r>
        <w:r w:rsidRPr="00805F76" w:rsidDel="00FF5159">
          <w:rPr>
            <w:rFonts w:ascii="Times New Roman" w:hAnsi="Times New Roman" w:cs="Times New Roman"/>
            <w:sz w:val="24"/>
            <w:szCs w:val="24"/>
            <w:rPrChange w:id="568" w:author="Douglas Souza" w:date="2024-10-20T16:20:00Z">
              <w:rPr/>
            </w:rPrChange>
          </w:rPr>
          <w:delText xml:space="preserve"> </w:delText>
        </w:r>
        <w:r w:rsidR="0017770B" w:rsidRPr="00805F76" w:rsidDel="00FF5159">
          <w:rPr>
            <w:rFonts w:ascii="Times New Roman" w:hAnsi="Times New Roman" w:cs="Times New Roman"/>
            <w:sz w:val="24"/>
            <w:szCs w:val="24"/>
            <w:rPrChange w:id="569" w:author="Douglas Souza" w:date="2024-10-20T16:20:00Z">
              <w:rPr/>
            </w:rPrChange>
          </w:rPr>
          <w:delText>(se for para construção sem aquisição de terreno);</w:delText>
        </w:r>
      </w:del>
    </w:p>
    <w:p w14:paraId="3DFC9102" w14:textId="19F62517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70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71" w:author="Douglas Souza" w:date="2024-10-20T16:20:00Z">
            <w:rPr>
              <w:del w:id="572" w:author="Douglas Souza [2]" w:date="2026-09-02T15:42:00Z" w16du:dateUtc="2026-09-02T18:42:00Z"/>
            </w:rPr>
          </w:rPrChange>
        </w:rPr>
        <w:pPrChange w:id="573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74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75" w:author="Douglas Souza" w:date="2024-10-20T16:20:00Z">
              <w:rPr/>
            </w:rPrChange>
          </w:rPr>
          <w:delText>Ser residencial urbano;</w:delText>
        </w:r>
      </w:del>
    </w:p>
    <w:p w14:paraId="1D53D3DE" w14:textId="0DF96596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76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77" w:author="Douglas Souza" w:date="2024-10-20T16:20:00Z">
            <w:rPr>
              <w:del w:id="578" w:author="Douglas Souza [2]" w:date="2026-09-02T15:42:00Z" w16du:dateUtc="2026-09-02T18:42:00Z"/>
            </w:rPr>
          </w:rPrChange>
        </w:rPr>
        <w:pPrChange w:id="579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80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81" w:author="Douglas Souza" w:date="2024-10-20T16:20:00Z">
              <w:rPr/>
            </w:rPrChange>
          </w:rPr>
          <w:delText>Destinar-se à moradia do titular.</w:delText>
        </w:r>
      </w:del>
    </w:p>
    <w:p w14:paraId="7234B6C6" w14:textId="1333CCD9" w:rsidR="0017770B" w:rsidRPr="00805F76" w:rsidDel="00FF5159" w:rsidRDefault="0017770B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82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83" w:author="Douglas Souza" w:date="2024-10-20T16:20:00Z">
            <w:rPr>
              <w:del w:id="584" w:author="Douglas Souza [2]" w:date="2026-09-02T15:42:00Z" w16du:dateUtc="2026-09-02T18:42:00Z"/>
            </w:rPr>
          </w:rPrChange>
        </w:rPr>
        <w:pPrChange w:id="585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86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87" w:author="Douglas Souza" w:date="2024-10-20T16:20:00Z">
              <w:rPr/>
            </w:rPrChange>
          </w:rPr>
          <w:delText>Você pode utilizar o FGTS para adquirir outro imóvel no caso da propriedade da fração ideal ser igual ou inferior a 40% do total do imóvel.</w:delText>
        </w:r>
      </w:del>
    </w:p>
    <w:p w14:paraId="4ABA92D0" w14:textId="38DD6CB0" w:rsidR="001D009F" w:rsidRPr="00805F76" w:rsidDel="00FF5159" w:rsidRDefault="001D009F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88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89" w:author="Douglas Souza" w:date="2024-10-20T16:20:00Z">
            <w:rPr>
              <w:del w:id="590" w:author="Douglas Souza [2]" w:date="2026-09-02T15:42:00Z" w16du:dateUtc="2026-09-02T18:42:00Z"/>
            </w:rPr>
          </w:rPrChange>
        </w:rPr>
        <w:pPrChange w:id="591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92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93" w:author="Douglas Souza" w:date="2024-10-20T16:20:00Z">
              <w:rPr/>
            </w:rPrChange>
          </w:rPr>
          <w:delText>Se na matrícula o imóvel recebido por doação ou herança estiver gravado com cláusula de usufruto vitalício em favor de terceiros, você pode adquirir outro imóvel com recursos do FGTS.</w:delText>
        </w:r>
      </w:del>
    </w:p>
    <w:p w14:paraId="64772660" w14:textId="0F1EF76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del w:id="594" w:author="Douglas Souza [2]" w:date="2026-09-02T15:42:00Z" w16du:dateUtc="2026-09-02T18:42:00Z"/>
          <w:rFonts w:ascii="Times New Roman" w:hAnsi="Times New Roman" w:cs="Times New Roman"/>
          <w:sz w:val="24"/>
          <w:szCs w:val="24"/>
          <w:rPrChange w:id="595" w:author="Douglas Souza" w:date="2024-10-20T16:20:00Z">
            <w:rPr>
              <w:del w:id="596" w:author="Douglas Souza [2]" w:date="2026-09-02T15:42:00Z" w16du:dateUtc="2026-09-02T18:42:00Z"/>
            </w:rPr>
          </w:rPrChange>
        </w:rPr>
        <w:pPrChange w:id="597" w:author="Douglas Souza [2]" w:date="2026-09-05T16:52:00Z" w16du:dateUtc="2026-09-05T19:52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del w:id="598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599" w:author="Douglas Souza" w:date="2024-10-20T16:20:00Z">
              <w:rPr/>
            </w:rPrChange>
          </w:rPr>
          <w:delText xml:space="preserve">Não ter sido objeto de utilização do FGTS em aquisição anterior, há menos de 03 anos, contados a partir da data do efetivo registro na matrícula do imóvel, por exemplo, se imóvel adquirido foi registrado na </w:delText>
        </w:r>
        <w:r w:rsidR="001D009F" w:rsidRPr="00805F76" w:rsidDel="00FF5159">
          <w:rPr>
            <w:rFonts w:ascii="Times New Roman" w:hAnsi="Times New Roman" w:cs="Times New Roman"/>
            <w:sz w:val="24"/>
            <w:szCs w:val="24"/>
            <w:rPrChange w:id="600" w:author="Douglas Souza" w:date="2024-10-20T16:20:00Z">
              <w:rPr/>
            </w:rPrChange>
          </w:rPr>
          <w:delText>matrícula</w:delText>
        </w:r>
        <w:r w:rsidRPr="00805F76" w:rsidDel="00FF5159">
          <w:rPr>
            <w:rFonts w:ascii="Times New Roman" w:hAnsi="Times New Roman" w:cs="Times New Roman"/>
            <w:sz w:val="24"/>
            <w:szCs w:val="24"/>
            <w:rPrChange w:id="601" w:author="Douglas Souza" w:date="2024-10-20T16:20:00Z">
              <w:rPr/>
            </w:rPrChange>
          </w:rPr>
          <w:delText xml:space="preserve"> em 30.11.2009, somente poderá ocorrer nova utilização a partir de 01.12.2012</w:delText>
        </w:r>
      </w:del>
      <w:ins w:id="602" w:author="Douglas Souza" w:date="2024-10-20T16:01:00Z">
        <w:del w:id="603" w:author="Douglas Souza [2]" w:date="2026-09-02T15:42:00Z" w16du:dateUtc="2026-09-02T18:42:00Z">
          <w:r w:rsidR="00910E34" w:rsidRPr="00805F76" w:rsidDel="00FF5159">
            <w:rPr>
              <w:rFonts w:ascii="Times New Roman" w:hAnsi="Times New Roman" w:cs="Times New Roman"/>
              <w:sz w:val="24"/>
              <w:szCs w:val="24"/>
              <w:rPrChange w:id="604" w:author="Douglas Souza" w:date="2024-10-20T16:20:00Z">
                <w:rPr/>
              </w:rPrChange>
            </w:rPr>
            <w:delText xml:space="preserve"> ou não ter sido utilizados FGTS em sua amortização nos últimos 2 anos.</w:delText>
          </w:r>
        </w:del>
      </w:ins>
      <w:del w:id="605" w:author="Douglas Souza [2]" w:date="2026-09-02T15:42:00Z" w16du:dateUtc="2026-09-02T18:42:00Z">
        <w:r w:rsidRPr="00805F76" w:rsidDel="00FF5159">
          <w:rPr>
            <w:rFonts w:ascii="Times New Roman" w:hAnsi="Times New Roman" w:cs="Times New Roman"/>
            <w:sz w:val="24"/>
            <w:szCs w:val="24"/>
            <w:rPrChange w:id="606" w:author="Douglas Souza" w:date="2024-10-20T16:20:00Z">
              <w:rPr/>
            </w:rPrChange>
          </w:rPr>
          <w:delText>.</w:delText>
        </w:r>
      </w:del>
    </w:p>
    <w:p w14:paraId="7BC90814" w14:textId="65FBE070" w:rsidR="00FB0CCA" w:rsidRDefault="00FB0CCA">
      <w:pPr>
        <w:spacing w:line="360" w:lineRule="auto"/>
        <w:jc w:val="both"/>
        <w:rPr>
          <w:ins w:id="607" w:author="Douglas Souza [2]" w:date="2026-05-17T13:42:00Z" w16du:dateUtc="2026-05-17T16:42:00Z"/>
          <w:rFonts w:ascii="Times New Roman" w:hAnsi="Times New Roman" w:cs="Times New Roman"/>
          <w:b/>
          <w:bCs/>
          <w:sz w:val="24"/>
          <w:szCs w:val="24"/>
        </w:rPr>
        <w:pPrChange w:id="608" w:author="Douglas Souza [2]" w:date="2026-09-05T16:52:00Z" w16du:dateUtc="2026-09-05T19:52:00Z">
          <w:pPr>
            <w:jc w:val="both"/>
          </w:pPr>
        </w:pPrChange>
      </w:pPr>
      <w:ins w:id="609" w:author="Douglas Souza [2]" w:date="2026-05-17T13:41:00Z" w16du:dateUtc="2026-05-17T16:41:00Z">
        <w:r>
          <w:rPr>
            <w:rFonts w:ascii="Times New Roman" w:hAnsi="Times New Roman" w:cs="Times New Roman"/>
            <w:b/>
            <w:bCs/>
            <w:sz w:val="24"/>
            <w:szCs w:val="24"/>
          </w:rPr>
          <w:t>POSSO COMPRAR UM IMÓVEL COM FINA</w:t>
        </w:r>
      </w:ins>
      <w:ins w:id="610" w:author="Douglas Souza [2]" w:date="2026-05-17T13:42:00Z" w16du:dateUtc="2026-05-17T16:42:00Z">
        <w:r>
          <w:rPr>
            <w:rFonts w:ascii="Times New Roman" w:hAnsi="Times New Roman" w:cs="Times New Roman"/>
            <w:b/>
            <w:bCs/>
            <w:sz w:val="24"/>
            <w:szCs w:val="24"/>
          </w:rPr>
          <w:t>NCIAMENTO ATIVO?</w:t>
        </w:r>
      </w:ins>
    </w:p>
    <w:p w14:paraId="0E56F0CE" w14:textId="1C5E0C82" w:rsidR="00FB0CCA" w:rsidRDefault="00FB0CCA">
      <w:pPr>
        <w:spacing w:line="360" w:lineRule="auto"/>
        <w:jc w:val="both"/>
        <w:rPr>
          <w:ins w:id="611" w:author="Douglas Souza [2]" w:date="2026-05-17T13:42:00Z" w16du:dateUtc="2026-05-17T16:42:00Z"/>
          <w:rFonts w:ascii="Times New Roman" w:hAnsi="Times New Roman" w:cs="Times New Roman"/>
          <w:sz w:val="24"/>
          <w:szCs w:val="24"/>
        </w:rPr>
        <w:pPrChange w:id="612" w:author="Douglas Souza [2]" w:date="2026-09-05T16:52:00Z" w16du:dateUtc="2026-09-05T19:52:00Z">
          <w:pPr>
            <w:jc w:val="both"/>
          </w:pPr>
        </w:pPrChange>
      </w:pPr>
      <w:ins w:id="613" w:author="Douglas Souza [2]" w:date="2026-05-17T13:42:00Z" w16du:dateUtc="2026-05-17T16:42:00Z">
        <w:r>
          <w:rPr>
            <w:rFonts w:ascii="Times New Roman" w:hAnsi="Times New Roman" w:cs="Times New Roman"/>
            <w:sz w:val="24"/>
            <w:szCs w:val="24"/>
          </w:rPr>
          <w:t>Sim!</w:t>
        </w:r>
      </w:ins>
    </w:p>
    <w:p w14:paraId="45A40CA5" w14:textId="685D6DA7" w:rsidR="00FB0CCA" w:rsidRPr="00FB0CCA" w:rsidRDefault="00FF5159">
      <w:pPr>
        <w:spacing w:line="360" w:lineRule="auto"/>
        <w:jc w:val="both"/>
        <w:rPr>
          <w:ins w:id="614" w:author="Douglas Souza [2]" w:date="2026-05-17T13:41:00Z" w16du:dateUtc="2026-05-17T16:41:00Z"/>
          <w:rFonts w:ascii="Times New Roman" w:hAnsi="Times New Roman" w:cs="Times New Roman"/>
          <w:sz w:val="24"/>
          <w:szCs w:val="24"/>
          <w:rPrChange w:id="615" w:author="Douglas Souza [2]" w:date="2026-05-17T13:42:00Z" w16du:dateUtc="2026-05-17T16:42:00Z">
            <w:rPr>
              <w:ins w:id="616" w:author="Douglas Souza [2]" w:date="2026-05-17T13:41:00Z" w16du:dateUtc="2026-05-17T16:41:00Z"/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617" w:author="Douglas Souza [2]" w:date="2026-09-05T16:52:00Z" w16du:dateUtc="2026-09-05T19:52:00Z">
          <w:pPr>
            <w:jc w:val="both"/>
          </w:pPr>
        </w:pPrChange>
      </w:pPr>
      <w:ins w:id="618" w:author="Douglas Souza [2]" w:date="2026-09-02T15:44:00Z" w16du:dateUtc="2026-09-02T18:44:00Z">
        <w:r w:rsidRPr="00805F76">
          <w:rPr>
            <w:rFonts w:ascii="Times New Roman" w:hAnsi="Times New Roman" w:cs="Times New Roman"/>
            <w:noProof/>
            <w:sz w:val="24"/>
            <w:szCs w:val="24"/>
            <w:rPrChange w:id="619" w:author="Douglas Souza" w:date="2024-10-20T16:20:00Z">
              <w:rPr>
                <w:noProof/>
              </w:rPr>
            </w:rPrChange>
          </w:rPr>
          <w:drawing>
            <wp:anchor distT="0" distB="0" distL="114300" distR="114300" simplePos="0" relativeHeight="251699712" behindDoc="0" locked="0" layoutInCell="1" allowOverlap="1" wp14:anchorId="634491A2" wp14:editId="58090BFE">
              <wp:simplePos x="0" y="0"/>
              <wp:positionH relativeFrom="column">
                <wp:posOffset>-254635</wp:posOffset>
              </wp:positionH>
              <wp:positionV relativeFrom="paragraph">
                <wp:posOffset>839750</wp:posOffset>
              </wp:positionV>
              <wp:extent cx="1374140" cy="1722120"/>
              <wp:effectExtent l="0" t="0" r="0" b="0"/>
              <wp:wrapSquare wrapText="bothSides"/>
              <wp:docPr id="1138631333" name="Imagem 11386313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4140" cy="172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620" w:author="Douglas Souza [2]" w:date="2026-05-17T13:42:00Z" w16du:dateUtc="2026-05-17T16:42:00Z">
        <w:r w:rsidR="00FB0CCA">
          <w:rPr>
            <w:rFonts w:ascii="Times New Roman" w:hAnsi="Times New Roman" w:cs="Times New Roman"/>
            <w:sz w:val="24"/>
            <w:szCs w:val="24"/>
          </w:rPr>
          <w:t>Este procedimento é chamado de INTERVENIENTE QUITANTE (IQ). É quando o imóvel que você deseja financiar já possui uma alienação fiduci</w:t>
        </w:r>
      </w:ins>
      <w:ins w:id="621" w:author="Douglas Souza [2]" w:date="2026-05-17T13:43:00Z" w16du:dateUtc="2026-05-17T16:43:00Z">
        <w:r w:rsidR="00FB0CCA">
          <w:rPr>
            <w:rFonts w:ascii="Times New Roman" w:hAnsi="Times New Roman" w:cs="Times New Roman"/>
            <w:sz w:val="24"/>
            <w:szCs w:val="24"/>
          </w:rPr>
          <w:t>ária (financiamento) averbada em sua matrícula/certidão de ônus.</w:t>
        </w:r>
      </w:ins>
    </w:p>
    <w:p w14:paraId="27C31A36" w14:textId="3EA69283" w:rsidR="00FB0CCA" w:rsidRDefault="00FB0CCA">
      <w:pPr>
        <w:spacing w:line="360" w:lineRule="auto"/>
        <w:jc w:val="both"/>
        <w:rPr>
          <w:ins w:id="622" w:author="Douglas Souza [2]" w:date="2026-05-17T13:45:00Z" w16du:dateUtc="2026-05-17T16:45:00Z"/>
          <w:rFonts w:ascii="Times New Roman" w:hAnsi="Times New Roman" w:cs="Times New Roman"/>
          <w:sz w:val="24"/>
          <w:szCs w:val="24"/>
        </w:rPr>
        <w:pPrChange w:id="623" w:author="Douglas Souza [2]" w:date="2026-09-05T16:52:00Z" w16du:dateUtc="2026-09-05T19:52:00Z">
          <w:pPr>
            <w:jc w:val="both"/>
          </w:pPr>
        </w:pPrChange>
      </w:pPr>
      <w:ins w:id="624" w:author="Douglas Souza [2]" w:date="2026-05-17T13:43:00Z" w16du:dateUtc="2026-05-17T16:43:00Z">
        <w:r>
          <w:rPr>
            <w:rFonts w:ascii="Times New Roman" w:hAnsi="Times New Roman" w:cs="Times New Roman"/>
            <w:sz w:val="24"/>
            <w:szCs w:val="24"/>
          </w:rPr>
          <w:t>Antes da emissão do seu</w:t>
        </w:r>
        <w:r w:rsidR="00AA7D50">
          <w:rPr>
            <w:rFonts w:ascii="Times New Roman" w:hAnsi="Times New Roman" w:cs="Times New Roman"/>
            <w:sz w:val="24"/>
            <w:szCs w:val="24"/>
          </w:rPr>
          <w:t xml:space="preserve"> contrato de financiamento é que ocorre esta etapa de IQ</w:t>
        </w:r>
      </w:ins>
      <w:ins w:id="625" w:author="Douglas Souza [2]" w:date="2026-05-17T13:44:00Z" w16du:dateUtc="2026-05-17T16:44:00Z">
        <w:r w:rsidR="00AA7D50">
          <w:rPr>
            <w:rFonts w:ascii="Times New Roman" w:hAnsi="Times New Roman" w:cs="Times New Roman"/>
            <w:sz w:val="24"/>
            <w:szCs w:val="24"/>
          </w:rPr>
          <w:t>; o banco que</w:t>
        </w:r>
      </w:ins>
      <w:ins w:id="626" w:author="Douglas Souza [2]" w:date="2026-05-17T13:47:00Z" w16du:dateUtc="2026-05-17T16:47:00Z">
        <w:r w:rsidR="00AA7D50">
          <w:rPr>
            <w:rFonts w:ascii="Times New Roman" w:hAnsi="Times New Roman" w:cs="Times New Roman"/>
            <w:sz w:val="24"/>
            <w:szCs w:val="24"/>
          </w:rPr>
          <w:t xml:space="preserve"> você </w:t>
        </w:r>
      </w:ins>
      <w:ins w:id="627" w:author="Douglas Souza [2]" w:date="2026-05-17T13:44:00Z" w16du:dateUtc="2026-05-17T16:44:00Z">
        <w:r w:rsidR="00AA7D50">
          <w:rPr>
            <w:rFonts w:ascii="Times New Roman" w:hAnsi="Times New Roman" w:cs="Times New Roman"/>
            <w:sz w:val="24"/>
            <w:szCs w:val="24"/>
          </w:rPr>
          <w:t xml:space="preserve">escolheu irá solicitar ao banco onde já existe o financiamento do imóvel </w:t>
        </w:r>
        <w:r w:rsidR="00AA7D50" w:rsidRPr="00AA7D50">
          <w:rPr>
            <w:rFonts w:ascii="Times New Roman" w:hAnsi="Times New Roman" w:cs="Times New Roman"/>
            <w:b/>
            <w:bCs/>
            <w:sz w:val="24"/>
            <w:szCs w:val="24"/>
            <w:rPrChange w:id="628" w:author="Douglas Souza [2]" w:date="2026-05-17T13:44:00Z" w16du:dateUtc="2026-05-17T16:4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OU</w:t>
        </w:r>
        <w:r w:rsidR="00AA7D50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="00AA7D50">
          <w:rPr>
            <w:rFonts w:ascii="Times New Roman" w:hAnsi="Times New Roman" w:cs="Times New Roman"/>
            <w:sz w:val="24"/>
            <w:szCs w:val="24"/>
          </w:rPr>
          <w:t>solicitaremos ao vendedor o boleto do saldo devedor deste imóvel para fazer constar os dados no seu contrato de financiamento e</w:t>
        </w:r>
      </w:ins>
      <w:ins w:id="629" w:author="Douglas Souza [2]" w:date="2026-05-17T13:48:00Z" w16du:dateUtc="2026-05-17T16:48:00Z">
        <w:r w:rsidR="00AA7D50">
          <w:rPr>
            <w:rFonts w:ascii="Times New Roman" w:hAnsi="Times New Roman" w:cs="Times New Roman"/>
            <w:sz w:val="24"/>
            <w:szCs w:val="24"/>
          </w:rPr>
          <w:t xml:space="preserve">, </w:t>
        </w:r>
      </w:ins>
      <w:ins w:id="630" w:author="Douglas Souza [2]" w:date="2026-05-17T13:45:00Z" w16du:dateUtc="2026-05-17T16:45:00Z">
        <w:r w:rsidR="00AA7D50">
          <w:rPr>
            <w:rFonts w:ascii="Times New Roman" w:hAnsi="Times New Roman" w:cs="Times New Roman"/>
            <w:sz w:val="24"/>
            <w:szCs w:val="24"/>
          </w:rPr>
          <w:t>no dia da assinatura do seu contrato</w:t>
        </w:r>
      </w:ins>
      <w:ins w:id="631" w:author="Douglas Souza [2]" w:date="2026-05-17T13:47:00Z" w16du:dateUtc="2026-05-17T16:47:00Z">
        <w:r w:rsidR="00AA7D50">
          <w:rPr>
            <w:rFonts w:ascii="Times New Roman" w:hAnsi="Times New Roman" w:cs="Times New Roman"/>
            <w:sz w:val="24"/>
            <w:szCs w:val="24"/>
          </w:rPr>
          <w:t>,</w:t>
        </w:r>
      </w:ins>
      <w:ins w:id="632" w:author="Douglas Souza [2]" w:date="2026-05-17T13:45:00Z" w16du:dateUtc="2026-05-17T16:45:00Z">
        <w:r w:rsidR="00AA7D50">
          <w:rPr>
            <w:rFonts w:ascii="Times New Roman" w:hAnsi="Times New Roman" w:cs="Times New Roman"/>
            <w:sz w:val="24"/>
            <w:szCs w:val="24"/>
          </w:rPr>
          <w:t xml:space="preserve"> o seu banco irá fazer a quitação do saldo devedor.</w:t>
        </w:r>
      </w:ins>
    </w:p>
    <w:p w14:paraId="505508A7" w14:textId="0823B8B4" w:rsidR="00AA7D50" w:rsidRDefault="00AA7D50">
      <w:pPr>
        <w:spacing w:line="360" w:lineRule="auto"/>
        <w:jc w:val="both"/>
        <w:rPr>
          <w:ins w:id="633" w:author="Douglas Souza [2]" w:date="2026-05-17T13:54:00Z" w16du:dateUtc="2026-05-17T16:54:00Z"/>
          <w:rFonts w:ascii="Times New Roman" w:hAnsi="Times New Roman" w:cs="Times New Roman"/>
          <w:sz w:val="24"/>
          <w:szCs w:val="24"/>
        </w:rPr>
        <w:pPrChange w:id="634" w:author="Douglas Souza [2]" w:date="2026-09-05T16:52:00Z" w16du:dateUtc="2026-09-05T19:52:00Z">
          <w:pPr>
            <w:jc w:val="both"/>
          </w:pPr>
        </w:pPrChange>
      </w:pPr>
      <w:ins w:id="635" w:author="Douglas Souza [2]" w:date="2026-05-17T13:45:00Z" w16du:dateUtc="2026-05-17T16:45:00Z">
        <w:r>
          <w:rPr>
            <w:rFonts w:ascii="Times New Roman" w:hAnsi="Times New Roman" w:cs="Times New Roman"/>
            <w:sz w:val="24"/>
            <w:szCs w:val="24"/>
          </w:rPr>
          <w:lastRenderedPageBreak/>
          <w:t xml:space="preserve">Note que para você, comprador, </w:t>
        </w:r>
      </w:ins>
      <w:ins w:id="636" w:author="Douglas Souza [2]" w:date="2026-05-17T13:46:00Z" w16du:dateUtc="2026-05-17T16:46:00Z">
        <w:r>
          <w:rPr>
            <w:rFonts w:ascii="Times New Roman" w:hAnsi="Times New Roman" w:cs="Times New Roman"/>
            <w:sz w:val="24"/>
            <w:szCs w:val="24"/>
          </w:rPr>
          <w:t>além dessa etapa “adicional” não haverá nenhum tipo de alteração no financiamento</w:t>
        </w:r>
      </w:ins>
      <w:ins w:id="637" w:author="Douglas Souza [2]" w:date="2026-05-17T13:47:00Z" w16du:dateUtc="2026-05-17T16:47:00Z">
        <w:r>
          <w:rPr>
            <w:rFonts w:ascii="Times New Roman" w:hAnsi="Times New Roman" w:cs="Times New Roman"/>
            <w:sz w:val="24"/>
            <w:szCs w:val="24"/>
          </w:rPr>
          <w:t xml:space="preserve"> e é perfeitamente possível e comum a realização deste procedimento.</w:t>
        </w:r>
      </w:ins>
    </w:p>
    <w:p w14:paraId="58A9AA5D" w14:textId="5BF917B0" w:rsidR="003E0C70" w:rsidRDefault="003E0C70">
      <w:pPr>
        <w:spacing w:line="360" w:lineRule="auto"/>
        <w:jc w:val="both"/>
        <w:rPr>
          <w:ins w:id="638" w:author="Douglas Souza [2]" w:date="2026-05-17T14:05:00Z" w16du:dateUtc="2026-05-17T17:05:00Z"/>
          <w:rFonts w:ascii="Times New Roman" w:hAnsi="Times New Roman" w:cs="Times New Roman"/>
          <w:sz w:val="24"/>
          <w:szCs w:val="24"/>
        </w:rPr>
        <w:pPrChange w:id="639" w:author="Douglas Souza [2]" w:date="2026-09-05T16:52:00Z" w16du:dateUtc="2026-09-05T19:52:00Z">
          <w:pPr>
            <w:jc w:val="both"/>
          </w:pPr>
        </w:pPrChange>
      </w:pPr>
      <w:ins w:id="640" w:author="Douglas Souza [2]" w:date="2026-05-17T13:54:00Z" w16du:dateUtc="2026-05-17T16:54:00Z">
        <w:r>
          <w:rPr>
            <w:rFonts w:ascii="Times New Roman" w:hAnsi="Times New Roman" w:cs="Times New Roman"/>
            <w:sz w:val="24"/>
            <w:szCs w:val="24"/>
          </w:rPr>
          <w:t xml:space="preserve">Detalhe importante: </w:t>
        </w:r>
      </w:ins>
      <w:ins w:id="641" w:author="Douglas Souza [2]" w:date="2026-05-17T13:56:00Z" w16du:dateUtc="2026-05-17T16:56:00Z">
        <w:r>
          <w:rPr>
            <w:rFonts w:ascii="Times New Roman" w:hAnsi="Times New Roman" w:cs="Times New Roman"/>
            <w:sz w:val="24"/>
            <w:szCs w:val="24"/>
          </w:rPr>
          <w:t>cada banco possui um procedimento específico para a quitação deste saldo devedor</w:t>
        </w:r>
      </w:ins>
      <w:ins w:id="642" w:author="Douglas Souza [2]" w:date="2026-05-17T13:57:00Z" w16du:dateUtc="2026-05-17T16:57:00Z">
        <w:r>
          <w:rPr>
            <w:rFonts w:ascii="Times New Roman" w:hAnsi="Times New Roman" w:cs="Times New Roman"/>
            <w:sz w:val="24"/>
            <w:szCs w:val="24"/>
          </w:rPr>
          <w:t>. Consulte o consultor do seu processo em caso de maiores dúvidas.</w:t>
        </w:r>
      </w:ins>
      <w:ins w:id="643" w:author="Douglas Souza [2]" w:date="2026-05-17T13:55:00Z" w16du:dateUtc="2026-05-17T16:55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</w:p>
    <w:p w14:paraId="313E430D" w14:textId="17AA5A13" w:rsidR="00AA7D50" w:rsidDel="002711C3" w:rsidRDefault="00AA7D50">
      <w:pPr>
        <w:spacing w:line="360" w:lineRule="auto"/>
        <w:jc w:val="both"/>
        <w:rPr>
          <w:del w:id="644" w:author="Douglas Souza [2]" w:date="2026-05-17T14:00:00Z" w16du:dateUtc="2026-05-17T17:00:00Z"/>
          <w:rFonts w:ascii="Times New Roman" w:hAnsi="Times New Roman" w:cs="Times New Roman"/>
          <w:sz w:val="24"/>
          <w:szCs w:val="24"/>
        </w:rPr>
        <w:pPrChange w:id="645" w:author="Douglas Souza [2]" w:date="2026-09-05T16:52:00Z" w16du:dateUtc="2026-09-05T19:52:00Z">
          <w:pPr>
            <w:jc w:val="both"/>
          </w:pPr>
        </w:pPrChange>
      </w:pPr>
    </w:p>
    <w:p w14:paraId="5351F3CB" w14:textId="77777777" w:rsidR="002711C3" w:rsidRPr="00805F76" w:rsidRDefault="002711C3">
      <w:pPr>
        <w:spacing w:line="360" w:lineRule="auto"/>
        <w:jc w:val="both"/>
        <w:rPr>
          <w:ins w:id="646" w:author="Douglas Souza [2]" w:date="2026-09-02T15:33:00Z" w16du:dateUtc="2026-09-02T18:33:00Z"/>
          <w:rFonts w:ascii="Times New Roman" w:hAnsi="Times New Roman" w:cs="Times New Roman"/>
          <w:sz w:val="24"/>
          <w:szCs w:val="24"/>
          <w:rPrChange w:id="647" w:author="Douglas Souza" w:date="2024-10-20T16:20:00Z">
            <w:rPr>
              <w:ins w:id="648" w:author="Douglas Souza [2]" w:date="2026-09-02T15:33:00Z" w16du:dateUtc="2026-09-02T18:33:00Z"/>
            </w:rPr>
          </w:rPrChange>
        </w:rPr>
        <w:pPrChange w:id="649" w:author="Douglas Souza [2]" w:date="2026-09-05T16:52:00Z" w16du:dateUtc="2026-09-05T19:52:00Z">
          <w:pPr>
            <w:jc w:val="both"/>
          </w:pPr>
        </w:pPrChange>
      </w:pPr>
    </w:p>
    <w:p w14:paraId="2712149A" w14:textId="62AE78AE" w:rsidR="00B77327" w:rsidRPr="00805F76" w:rsidDel="00910E34" w:rsidRDefault="00B77327">
      <w:pPr>
        <w:spacing w:line="360" w:lineRule="auto"/>
        <w:jc w:val="both"/>
        <w:rPr>
          <w:del w:id="650" w:author="Douglas Souza" w:date="2024-10-20T16:01:00Z"/>
          <w:rFonts w:ascii="Times New Roman" w:hAnsi="Times New Roman" w:cs="Times New Roman"/>
          <w:sz w:val="24"/>
          <w:szCs w:val="24"/>
          <w:rPrChange w:id="651" w:author="Douglas Souza" w:date="2024-10-20T16:20:00Z">
            <w:rPr>
              <w:del w:id="652" w:author="Douglas Souza" w:date="2024-10-20T16:01:00Z"/>
            </w:rPr>
          </w:rPrChange>
        </w:rPr>
        <w:pPrChange w:id="653" w:author="Douglas Souza [2]" w:date="2026-09-05T16:52:00Z" w16du:dateUtc="2026-09-05T19:52:00Z">
          <w:pPr>
            <w:jc w:val="both"/>
          </w:pPr>
        </w:pPrChange>
      </w:pPr>
    </w:p>
    <w:p w14:paraId="29048C64" w14:textId="1F9767DA" w:rsidR="00EF284B" w:rsidRPr="00805F76" w:rsidDel="00910E34" w:rsidRDefault="00EF284B">
      <w:pPr>
        <w:spacing w:line="360" w:lineRule="auto"/>
        <w:jc w:val="both"/>
        <w:rPr>
          <w:del w:id="654" w:author="Douglas Souza" w:date="2024-10-20T16:01:00Z"/>
          <w:rFonts w:ascii="Times New Roman" w:hAnsi="Times New Roman" w:cs="Times New Roman"/>
          <w:b/>
          <w:bCs/>
          <w:sz w:val="24"/>
          <w:szCs w:val="24"/>
          <w:rPrChange w:id="655" w:author="Douglas Souza" w:date="2024-10-20T16:20:00Z">
            <w:rPr>
              <w:del w:id="656" w:author="Douglas Souza" w:date="2024-10-20T16:01:00Z"/>
              <w:b/>
              <w:bCs/>
            </w:rPr>
          </w:rPrChange>
        </w:rPr>
        <w:pPrChange w:id="657" w:author="Douglas Souza [2]" w:date="2026-09-05T16:52:00Z" w16du:dateUtc="2026-09-05T19:52:00Z">
          <w:pPr>
            <w:jc w:val="both"/>
          </w:pPr>
        </w:pPrChange>
      </w:pPr>
    </w:p>
    <w:p w14:paraId="494CD17D" w14:textId="58961381" w:rsidR="006C6549" w:rsidRPr="00805F76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658" w:author="Douglas Souza" w:date="2024-10-20T16:20:00Z">
            <w:rPr>
              <w:b/>
              <w:bCs/>
            </w:rPr>
          </w:rPrChange>
        </w:rPr>
        <w:pPrChange w:id="659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660" w:author="Douglas Souza" w:date="2024-10-20T16:20:00Z">
            <w:rPr>
              <w:b/>
              <w:bCs/>
            </w:rPr>
          </w:rPrChange>
        </w:rPr>
        <w:t>A PRIME</w:t>
      </w:r>
      <w:r w:rsidR="00EF284B" w:rsidRPr="00805F76">
        <w:rPr>
          <w:rFonts w:ascii="Times New Roman" w:hAnsi="Times New Roman" w:cs="Times New Roman"/>
          <w:b/>
          <w:bCs/>
          <w:sz w:val="24"/>
          <w:szCs w:val="24"/>
          <w:rPrChange w:id="661" w:author="Douglas Souza" w:date="2024-10-20T16:20:00Z">
            <w:rPr>
              <w:b/>
              <w:bCs/>
            </w:rPr>
          </w:rPrChange>
        </w:rPr>
        <w:t xml:space="preserve"> 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62" w:author="Douglas Souza" w:date="2024-10-20T16:20:00Z">
            <w:rPr>
              <w:b/>
              <w:bCs/>
            </w:rPr>
          </w:rPrChange>
        </w:rPr>
        <w:t>ASSESSORIA</w:t>
      </w:r>
      <w:ins w:id="663" w:author="Douglas Souza" w:date="2024-10-20T16:02:00Z">
        <w:r w:rsidR="00910E34" w:rsidRPr="00805F76">
          <w:rPr>
            <w:rFonts w:ascii="Times New Roman" w:hAnsi="Times New Roman" w:cs="Times New Roman"/>
            <w:b/>
            <w:bCs/>
            <w:sz w:val="24"/>
            <w:szCs w:val="24"/>
            <w:rPrChange w:id="664" w:author="Douglas Souza" w:date="2024-10-20T16:20:00Z">
              <w:rPr>
                <w:b/>
                <w:bCs/>
              </w:rPr>
            </w:rPrChange>
          </w:rPr>
          <w:t xml:space="preserve"> IMOBILIÁRIA</w:t>
        </w:r>
      </w:ins>
      <w:r w:rsidRPr="00805F76">
        <w:rPr>
          <w:rFonts w:ascii="Times New Roman" w:hAnsi="Times New Roman" w:cs="Times New Roman"/>
          <w:b/>
          <w:bCs/>
          <w:sz w:val="24"/>
          <w:szCs w:val="24"/>
          <w:rPrChange w:id="665" w:author="Douglas Souza" w:date="2024-10-20T16:20:00Z">
            <w:rPr>
              <w:b/>
              <w:bCs/>
            </w:rPr>
          </w:rPrChange>
        </w:rPr>
        <w:t xml:space="preserve"> NÃO SE RESPONSABILIZA POR:</w:t>
      </w:r>
    </w:p>
    <w:p w14:paraId="513002D1" w14:textId="6AD1459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66" w:author="Douglas Souza" w:date="2024-10-20T16:20:00Z">
            <w:rPr/>
          </w:rPrChange>
        </w:rPr>
        <w:pPrChange w:id="667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68" w:author="Douglas Souza" w:date="2024-10-20T16:20:00Z">
            <w:rPr/>
          </w:rPrChange>
        </w:rPr>
        <w:t>Falhas na conferência de dados e valores</w:t>
      </w:r>
      <w:r w:rsidR="001D009F" w:rsidRPr="00805F76">
        <w:rPr>
          <w:rFonts w:ascii="Times New Roman" w:hAnsi="Times New Roman" w:cs="Times New Roman"/>
          <w:sz w:val="24"/>
          <w:szCs w:val="24"/>
          <w:rPrChange w:id="669" w:author="Douglas Souza" w:date="2024-10-20T16:20:00Z">
            <w:rPr/>
          </w:rPrChange>
        </w:rPr>
        <w:t xml:space="preserve"> citados nos</w:t>
      </w:r>
      <w:r w:rsidRPr="00805F76">
        <w:rPr>
          <w:rFonts w:ascii="Times New Roman" w:hAnsi="Times New Roman" w:cs="Times New Roman"/>
          <w:sz w:val="24"/>
          <w:szCs w:val="24"/>
          <w:rPrChange w:id="670" w:author="Douglas Souza" w:date="2024-10-20T16:20:00Z">
            <w:rPr/>
          </w:rPrChange>
        </w:rPr>
        <w:t xml:space="preserve"> contratos emitidos pelas Instituições. Ficando de responsabilidade dos proponentes e vendedores fazerem a conferência de dados do mesmo.</w:t>
      </w:r>
    </w:p>
    <w:p w14:paraId="36592E82" w14:textId="51A0494F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71" w:author="Douglas Souza" w:date="2024-10-20T16:20:00Z">
            <w:rPr/>
          </w:rPrChange>
        </w:rPr>
        <w:pPrChange w:id="672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73" w:author="Douglas Souza" w:date="2024-10-20T16:20:00Z">
            <w:rPr/>
          </w:rPrChange>
        </w:rPr>
        <w:t>Controle a respeito de prazo e exigências determinadas pelo Cartório de Registro de Imóveis</w:t>
      </w:r>
      <w:r w:rsidR="00DD7962" w:rsidRPr="00805F76">
        <w:rPr>
          <w:rFonts w:ascii="Times New Roman" w:hAnsi="Times New Roman" w:cs="Times New Roman"/>
          <w:sz w:val="24"/>
          <w:szCs w:val="24"/>
          <w:rPrChange w:id="674" w:author="Douglas Souza" w:date="2024-10-20T16:20:00Z">
            <w:rPr/>
          </w:rPrChange>
        </w:rPr>
        <w:t>, onde</w:t>
      </w:r>
      <w:r w:rsidRPr="00805F76">
        <w:rPr>
          <w:rFonts w:ascii="Times New Roman" w:hAnsi="Times New Roman" w:cs="Times New Roman"/>
          <w:sz w:val="24"/>
          <w:szCs w:val="24"/>
          <w:rPrChange w:id="675" w:author="Douglas Souza" w:date="2024-10-20T16:20:00Z">
            <w:rPr/>
          </w:rPrChange>
        </w:rPr>
        <w:t xml:space="preserve"> fica a responsabilidade do proponente recorrer a documentos complementares exigidos pelo mesmo. Obs.: Caso a exigência se tratar de ressalvas no contrato, a PRIME ASSESSORIA se </w:t>
      </w:r>
      <w:del w:id="676" w:author="Douglas Souza" w:date="2024-10-20T16:03:00Z">
        <w:r w:rsidRPr="00805F76" w:rsidDel="0082774D">
          <w:rPr>
            <w:rFonts w:ascii="Times New Roman" w:hAnsi="Times New Roman" w:cs="Times New Roman"/>
            <w:sz w:val="24"/>
            <w:szCs w:val="24"/>
            <w:rPrChange w:id="677" w:author="Douglas Souza" w:date="2024-10-20T16:20:00Z">
              <w:rPr/>
            </w:rPrChange>
          </w:rPr>
          <w:delText xml:space="preserve">responsabiliza </w:delText>
        </w:r>
      </w:del>
      <w:ins w:id="678" w:author="Douglas Souza" w:date="2024-10-20T16:03:00Z">
        <w:r w:rsidR="0082774D" w:rsidRPr="00805F76">
          <w:rPr>
            <w:rFonts w:ascii="Times New Roman" w:hAnsi="Times New Roman" w:cs="Times New Roman"/>
            <w:sz w:val="24"/>
            <w:szCs w:val="24"/>
            <w:rPrChange w:id="679" w:author="Douglas Souza" w:date="2024-10-20T16:20:00Z">
              <w:rPr/>
            </w:rPrChange>
          </w:rPr>
          <w:t>disponibiliza</w:t>
        </w:r>
      </w:ins>
      <w:del w:id="680" w:author="Douglas Souza" w:date="2024-10-20T16:03:00Z">
        <w:r w:rsidRPr="00805F76" w:rsidDel="0082774D">
          <w:rPr>
            <w:rFonts w:ascii="Times New Roman" w:hAnsi="Times New Roman" w:cs="Times New Roman"/>
            <w:sz w:val="24"/>
            <w:szCs w:val="24"/>
            <w:rPrChange w:id="681" w:author="Douglas Souza" w:date="2024-10-20T16:20:00Z">
              <w:rPr/>
            </w:rPrChange>
          </w:rPr>
          <w:delText>pela</w:delText>
        </w:r>
      </w:del>
      <w:ins w:id="682" w:author="Douglas Souza" w:date="2024-10-20T16:03:00Z">
        <w:r w:rsidR="0082774D" w:rsidRPr="00805F76">
          <w:rPr>
            <w:rFonts w:ascii="Times New Roman" w:hAnsi="Times New Roman" w:cs="Times New Roman"/>
            <w:sz w:val="24"/>
            <w:szCs w:val="24"/>
            <w:rPrChange w:id="683" w:author="Douglas Souza" w:date="2024-10-20T16:20:00Z">
              <w:rPr/>
            </w:rPrChange>
          </w:rPr>
          <w:t xml:space="preserve"> para o feitio da devida</w:t>
        </w:r>
      </w:ins>
      <w:r w:rsidRPr="00805F76">
        <w:rPr>
          <w:rFonts w:ascii="Times New Roman" w:hAnsi="Times New Roman" w:cs="Times New Roman"/>
          <w:sz w:val="24"/>
          <w:szCs w:val="24"/>
          <w:rPrChange w:id="684" w:author="Douglas Souza" w:date="2024-10-20T16:20:00Z">
            <w:rPr/>
          </w:rPrChange>
        </w:rPr>
        <w:t xml:space="preserve"> correção e coleta de assinatura das partes</w:t>
      </w:r>
      <w:del w:id="685" w:author="Douglas Souza" w:date="2024-10-20T16:03:00Z">
        <w:r w:rsidRPr="00805F76" w:rsidDel="0082774D">
          <w:rPr>
            <w:rFonts w:ascii="Times New Roman" w:hAnsi="Times New Roman" w:cs="Times New Roman"/>
            <w:sz w:val="24"/>
            <w:szCs w:val="24"/>
            <w:rPrChange w:id="686" w:author="Douglas Souza" w:date="2024-10-20T16:20:00Z">
              <w:rPr/>
            </w:rPrChange>
          </w:rPr>
          <w:delText>.</w:delText>
        </w:r>
      </w:del>
      <w:ins w:id="687" w:author="Douglas Souza" w:date="2024-10-20T16:03:00Z">
        <w:r w:rsidR="0082774D" w:rsidRPr="00805F76">
          <w:rPr>
            <w:rFonts w:ascii="Times New Roman" w:hAnsi="Times New Roman" w:cs="Times New Roman"/>
            <w:sz w:val="24"/>
            <w:szCs w:val="24"/>
            <w:rPrChange w:id="688" w:author="Douglas Souza" w:date="2024-10-20T16:20:00Z">
              <w:rPr/>
            </w:rPrChange>
          </w:rPr>
          <w:t xml:space="preserve"> visto que, como uma empresa de correspondente bancário, seu papel é limitado na fase pós contratual, </w:t>
        </w:r>
      </w:ins>
      <w:ins w:id="689" w:author="Douglas Souza" w:date="2024-10-20T16:04:00Z">
        <w:r w:rsidR="0082774D" w:rsidRPr="00805F76">
          <w:rPr>
            <w:rFonts w:ascii="Times New Roman" w:hAnsi="Times New Roman" w:cs="Times New Roman"/>
            <w:sz w:val="24"/>
            <w:szCs w:val="24"/>
            <w:rPrChange w:id="690" w:author="Douglas Souza" w:date="2024-10-20T16:20:00Z">
              <w:rPr/>
            </w:rPrChange>
          </w:rPr>
          <w:t>dependendo quase que na íntegra da instituição financeira.</w:t>
        </w:r>
      </w:ins>
    </w:p>
    <w:p w14:paraId="165A02AD" w14:textId="4DFD2572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91" w:author="Douglas Souza" w:date="2024-10-20T16:20:00Z">
            <w:rPr/>
          </w:rPrChange>
        </w:rPr>
        <w:pPrChange w:id="692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93" w:author="Douglas Souza" w:date="2024-10-20T16:20:00Z">
            <w:rPr>
              <w:b/>
              <w:bCs/>
            </w:rPr>
          </w:rPrChange>
        </w:rPr>
        <w:t xml:space="preserve">A assinatura do contrato deverá ser realizada assim que </w:t>
      </w:r>
      <w:del w:id="694" w:author="Douglas Souza [2]" w:date="2026-05-17T13:49:00Z" w16du:dateUtc="2026-05-17T16:49:00Z">
        <w:r w:rsidRPr="00805F76" w:rsidDel="00AA7D50">
          <w:rPr>
            <w:rFonts w:ascii="Times New Roman" w:hAnsi="Times New Roman" w:cs="Times New Roman"/>
            <w:sz w:val="24"/>
            <w:szCs w:val="24"/>
            <w:rPrChange w:id="695" w:author="Douglas Souza" w:date="2024-10-20T16:20:00Z">
              <w:rPr>
                <w:b/>
                <w:bCs/>
              </w:rPr>
            </w:rPrChange>
          </w:rPr>
          <w:delText>um de nossos colaboradores</w:delText>
        </w:r>
      </w:del>
      <w:ins w:id="696" w:author="Douglas Souza [2]" w:date="2026-05-17T13:49:00Z" w16du:dateUtc="2026-05-17T16:49:00Z">
        <w:r w:rsidR="00AA7D50">
          <w:rPr>
            <w:rFonts w:ascii="Times New Roman" w:hAnsi="Times New Roman" w:cs="Times New Roman"/>
            <w:sz w:val="24"/>
            <w:szCs w:val="24"/>
          </w:rPr>
          <w:t>for</w:t>
        </w:r>
      </w:ins>
      <w:r w:rsidRPr="00805F76">
        <w:rPr>
          <w:rFonts w:ascii="Times New Roman" w:hAnsi="Times New Roman" w:cs="Times New Roman"/>
          <w:sz w:val="24"/>
          <w:szCs w:val="24"/>
          <w:rPrChange w:id="697" w:author="Douglas Souza" w:date="2024-10-20T16:20:00Z">
            <w:rPr>
              <w:b/>
              <w:bCs/>
            </w:rPr>
          </w:rPrChange>
        </w:rPr>
        <w:t xml:space="preserve"> informa</w:t>
      </w:r>
      <w:ins w:id="698" w:author="Douglas Souza [2]" w:date="2026-05-17T13:49:00Z" w16du:dateUtc="2026-05-17T16:49:00Z">
        <w:r w:rsidR="00AA7D50">
          <w:rPr>
            <w:rFonts w:ascii="Times New Roman" w:hAnsi="Times New Roman" w:cs="Times New Roman"/>
            <w:sz w:val="24"/>
            <w:szCs w:val="24"/>
          </w:rPr>
          <w:t>da a sua emissão</w:t>
        </w:r>
      </w:ins>
      <w:del w:id="699" w:author="Douglas Souza [2]" w:date="2026-05-17T13:49:00Z" w16du:dateUtc="2026-05-17T16:49:00Z">
        <w:r w:rsidRPr="00805F76" w:rsidDel="00AA7D50">
          <w:rPr>
            <w:rFonts w:ascii="Times New Roman" w:hAnsi="Times New Roman" w:cs="Times New Roman"/>
            <w:sz w:val="24"/>
            <w:szCs w:val="24"/>
            <w:rPrChange w:id="700" w:author="Douglas Souza" w:date="2024-10-20T16:20:00Z">
              <w:rPr>
                <w:b/>
                <w:bCs/>
              </w:rPr>
            </w:rPrChange>
          </w:rPr>
          <w:delText>r sobre a emissão do contrato</w:delText>
        </w:r>
      </w:del>
      <w:r w:rsidRPr="00805F76">
        <w:rPr>
          <w:rFonts w:ascii="Times New Roman" w:hAnsi="Times New Roman" w:cs="Times New Roman"/>
          <w:sz w:val="24"/>
          <w:szCs w:val="24"/>
          <w:rPrChange w:id="701" w:author="Douglas Souza" w:date="2024-10-20T16:20:00Z">
            <w:rPr>
              <w:b/>
              <w:bCs/>
            </w:rPr>
          </w:rPrChange>
        </w:rPr>
        <w:t xml:space="preserve">, </w:t>
      </w:r>
      <w:del w:id="702" w:author="Douglas Souza [2]" w:date="2026-05-17T13:50:00Z" w16du:dateUtc="2026-05-17T16:50:00Z">
        <w:r w:rsidRPr="00805F76" w:rsidDel="00AA7D50">
          <w:rPr>
            <w:rFonts w:ascii="Times New Roman" w:hAnsi="Times New Roman" w:cs="Times New Roman"/>
            <w:sz w:val="24"/>
            <w:szCs w:val="24"/>
            <w:rPrChange w:id="703" w:author="Douglas Souza" w:date="2024-10-20T16:20:00Z">
              <w:rPr>
                <w:b/>
                <w:bCs/>
              </w:rPr>
            </w:rPrChange>
          </w:rPr>
          <w:delText>sendo assim, evita</w:delText>
        </w:r>
        <w:r w:rsidR="00DD7962" w:rsidRPr="00805F76" w:rsidDel="00AA7D50">
          <w:rPr>
            <w:rFonts w:ascii="Times New Roman" w:hAnsi="Times New Roman" w:cs="Times New Roman"/>
            <w:sz w:val="24"/>
            <w:szCs w:val="24"/>
            <w:rPrChange w:id="704" w:author="Douglas Souza" w:date="2024-10-20T16:20:00Z">
              <w:rPr>
                <w:b/>
                <w:bCs/>
              </w:rPr>
            </w:rPrChange>
          </w:rPr>
          <w:delText>m</w:delText>
        </w:r>
        <w:r w:rsidRPr="00805F76" w:rsidDel="00AA7D50">
          <w:rPr>
            <w:rFonts w:ascii="Times New Roman" w:hAnsi="Times New Roman" w:cs="Times New Roman"/>
            <w:sz w:val="24"/>
            <w:szCs w:val="24"/>
            <w:rPrChange w:id="705" w:author="Douglas Souza" w:date="2024-10-20T16:20:00Z">
              <w:rPr>
                <w:b/>
                <w:bCs/>
              </w:rPr>
            </w:rPrChange>
          </w:rPr>
          <w:delText>-se</w:delText>
        </w:r>
      </w:del>
      <w:ins w:id="706" w:author="Douglas Souza [2]" w:date="2026-05-17T13:50:00Z" w16du:dateUtc="2026-05-17T16:50:00Z">
        <w:r w:rsidR="00AA7D50">
          <w:rPr>
            <w:rFonts w:ascii="Times New Roman" w:hAnsi="Times New Roman" w:cs="Times New Roman"/>
            <w:sz w:val="24"/>
            <w:szCs w:val="24"/>
          </w:rPr>
          <w:t>para evitar</w:t>
        </w:r>
      </w:ins>
      <w:r w:rsidRPr="00805F76">
        <w:rPr>
          <w:rFonts w:ascii="Times New Roman" w:hAnsi="Times New Roman" w:cs="Times New Roman"/>
          <w:sz w:val="24"/>
          <w:szCs w:val="24"/>
          <w:rPrChange w:id="707" w:author="Douglas Souza" w:date="2024-10-20T16:20:00Z">
            <w:rPr>
              <w:b/>
              <w:bCs/>
            </w:rPr>
          </w:rPrChange>
        </w:rPr>
        <w:t xml:space="preserve"> maiores transtornos</w:t>
      </w:r>
      <w:r w:rsidRPr="00805F76">
        <w:rPr>
          <w:rFonts w:ascii="Times New Roman" w:hAnsi="Times New Roman" w:cs="Times New Roman"/>
          <w:sz w:val="24"/>
          <w:szCs w:val="24"/>
          <w:rPrChange w:id="708" w:author="Douglas Souza" w:date="2024-10-20T16:20:00Z">
            <w:rPr/>
          </w:rPrChange>
        </w:rPr>
        <w:t>. Caso haja algum impeditivo das partes em relação à assinatura, a PRIME ASSESSORIA IMOBILIÁRIA NÃO se responsabiliza por eventuais multas geradas pela mora na emissão das Guias de ITBI</w:t>
      </w:r>
      <w:ins w:id="709" w:author="Douglas Souza" w:date="2024-10-20T16:04:00Z">
        <w:r w:rsidR="0082774D" w:rsidRPr="00805F76">
          <w:rPr>
            <w:rFonts w:ascii="Times New Roman" w:hAnsi="Times New Roman" w:cs="Times New Roman"/>
            <w:sz w:val="24"/>
            <w:szCs w:val="24"/>
            <w:rPrChange w:id="710" w:author="Douglas Souza" w:date="2024-10-20T16:20:00Z">
              <w:rPr/>
            </w:rPrChange>
          </w:rPr>
          <w:t>/ITIV</w:t>
        </w:r>
      </w:ins>
      <w:r w:rsidRPr="00805F76">
        <w:rPr>
          <w:rFonts w:ascii="Times New Roman" w:hAnsi="Times New Roman" w:cs="Times New Roman"/>
          <w:sz w:val="24"/>
          <w:szCs w:val="24"/>
          <w:rPrChange w:id="711" w:author="Douglas Souza" w:date="2024-10-20T16:20:00Z">
            <w:rPr/>
          </w:rPrChange>
        </w:rPr>
        <w:t xml:space="preserve"> ou </w:t>
      </w:r>
      <w:r w:rsidRPr="00805F76">
        <w:rPr>
          <w:rFonts w:ascii="Times New Roman" w:hAnsi="Times New Roman" w:cs="Times New Roman"/>
          <w:sz w:val="24"/>
          <w:szCs w:val="24"/>
          <w:rPrChange w:id="712" w:author="Douglas Souza" w:date="2024-10-20T16:20:00Z">
            <w:rPr>
              <w:b/>
              <w:bCs/>
            </w:rPr>
          </w:rPrChange>
        </w:rPr>
        <w:t>cobranças de taxas bancárias</w:t>
      </w:r>
      <w:r w:rsidR="001D009F" w:rsidRPr="00805F76">
        <w:rPr>
          <w:rFonts w:ascii="Times New Roman" w:hAnsi="Times New Roman" w:cs="Times New Roman"/>
          <w:sz w:val="24"/>
          <w:szCs w:val="24"/>
          <w:rPrChange w:id="713" w:author="Douglas Souza" w:date="2024-10-20T16:20:00Z">
            <w:rPr>
              <w:b/>
              <w:bCs/>
            </w:rPr>
          </w:rPrChange>
        </w:rPr>
        <w:t>, tendo em vista que o débito das parcelas do financiamento, são cobradas 30 dias após emissão do contrato</w:t>
      </w:r>
      <w:ins w:id="714" w:author="Douglas Souza" w:date="2024-10-20T16:04:00Z">
        <w:r w:rsidR="0082774D" w:rsidRPr="00805F76">
          <w:rPr>
            <w:rFonts w:ascii="Times New Roman" w:hAnsi="Times New Roman" w:cs="Times New Roman"/>
            <w:sz w:val="24"/>
            <w:szCs w:val="24"/>
            <w:rPrChange w:id="715" w:author="Douglas Souza" w:date="2024-10-20T16:20:00Z">
              <w:rPr>
                <w:b/>
                <w:bCs/>
              </w:rPr>
            </w:rPrChange>
          </w:rPr>
          <w:t>, bem como a devida cobrança da Taxa de Vistoria</w:t>
        </w:r>
      </w:ins>
      <w:ins w:id="716" w:author="Douglas Souza [2]" w:date="2026-05-17T13:51:00Z" w16du:dateUtc="2026-05-17T16:51:00Z">
        <w:r w:rsidR="00AA7D50">
          <w:rPr>
            <w:rFonts w:ascii="Times New Roman" w:hAnsi="Times New Roman" w:cs="Times New Roman"/>
            <w:sz w:val="24"/>
            <w:szCs w:val="24"/>
          </w:rPr>
          <w:t xml:space="preserve"> que é cobrada no ato da emissão do contrato</w:t>
        </w:r>
      </w:ins>
      <w:ins w:id="717" w:author="Douglas Souza" w:date="2024-10-20T16:04:00Z">
        <w:r w:rsidR="0082774D" w:rsidRPr="00805F76">
          <w:rPr>
            <w:rFonts w:ascii="Times New Roman" w:hAnsi="Times New Roman" w:cs="Times New Roman"/>
            <w:sz w:val="24"/>
            <w:szCs w:val="24"/>
            <w:rPrChange w:id="718" w:author="Douglas Souza" w:date="2024-10-20T16:20:00Z">
              <w:rPr>
                <w:b/>
                <w:bCs/>
              </w:rPr>
            </w:rPrChange>
          </w:rPr>
          <w:t>.</w:t>
        </w:r>
      </w:ins>
      <w:del w:id="719" w:author="Douglas Souza" w:date="2024-10-20T16:04:00Z">
        <w:r w:rsidR="001D009F" w:rsidRPr="00805F76" w:rsidDel="0082774D">
          <w:rPr>
            <w:rFonts w:ascii="Times New Roman" w:hAnsi="Times New Roman" w:cs="Times New Roman"/>
            <w:sz w:val="24"/>
            <w:szCs w:val="24"/>
            <w:rPrChange w:id="720" w:author="Douglas Souza" w:date="2024-10-20T16:20:00Z">
              <w:rPr>
                <w:b/>
                <w:bCs/>
              </w:rPr>
            </w:rPrChange>
          </w:rPr>
          <w:delText>.</w:delText>
        </w:r>
      </w:del>
    </w:p>
    <w:p w14:paraId="533076B0" w14:textId="045A103E" w:rsidR="00CF1291" w:rsidRDefault="00CF1291">
      <w:pPr>
        <w:spacing w:line="360" w:lineRule="auto"/>
        <w:jc w:val="both"/>
        <w:rPr>
          <w:ins w:id="721" w:author="Douglas Souza" w:date="2024-11-09T13:11:00Z"/>
          <w:rFonts w:ascii="Times New Roman" w:hAnsi="Times New Roman" w:cs="Times New Roman"/>
          <w:sz w:val="24"/>
          <w:szCs w:val="24"/>
        </w:rPr>
        <w:pPrChange w:id="722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23" w:author="Douglas Souza" w:date="2024-10-20T16:20:00Z">
            <w:rPr/>
          </w:rPrChange>
        </w:rPr>
        <w:t>Caso o contrato seja emitido com</w:t>
      </w:r>
      <w:r w:rsidR="009625C3" w:rsidRPr="00805F76">
        <w:rPr>
          <w:rFonts w:ascii="Times New Roman" w:hAnsi="Times New Roman" w:cs="Times New Roman"/>
          <w:sz w:val="24"/>
          <w:szCs w:val="24"/>
          <w:rPrChange w:id="724" w:author="Douglas Souza" w:date="2024-10-20T16:20:00Z">
            <w:rPr/>
          </w:rPrChange>
        </w:rPr>
        <w:t xml:space="preserve"> a projeção do vencimento da parcela com </w:t>
      </w:r>
      <w:ins w:id="725" w:author="Douglas Souza" w:date="2024-10-20T16:05:00Z">
        <w:r w:rsidR="0082774D" w:rsidRPr="00805F76">
          <w:rPr>
            <w:rFonts w:ascii="Times New Roman" w:hAnsi="Times New Roman" w:cs="Times New Roman"/>
            <w:sz w:val="24"/>
            <w:szCs w:val="24"/>
            <w:rPrChange w:id="726" w:author="Douglas Souza" w:date="2024-10-20T16:20:00Z">
              <w:rPr/>
            </w:rPrChange>
          </w:rPr>
          <w:t>mais</w:t>
        </w:r>
      </w:ins>
      <w:del w:id="727" w:author="Douglas Souza" w:date="2024-10-20T16:05:00Z">
        <w:r w:rsidR="009625C3" w:rsidRPr="00805F76" w:rsidDel="0082774D">
          <w:rPr>
            <w:rFonts w:ascii="Times New Roman" w:hAnsi="Times New Roman" w:cs="Times New Roman"/>
            <w:sz w:val="24"/>
            <w:szCs w:val="24"/>
            <w:rPrChange w:id="728" w:author="Douglas Souza" w:date="2024-10-20T16:20:00Z">
              <w:rPr/>
            </w:rPrChange>
          </w:rPr>
          <w:delText>+</w:delText>
        </w:r>
      </w:del>
      <w:r w:rsidR="009625C3" w:rsidRPr="00805F76">
        <w:rPr>
          <w:rFonts w:ascii="Times New Roman" w:hAnsi="Times New Roman" w:cs="Times New Roman"/>
          <w:sz w:val="24"/>
          <w:szCs w:val="24"/>
          <w:rPrChange w:id="729" w:author="Douglas Souza" w:date="2024-10-20T16:20:00Z">
            <w:rPr/>
          </w:rPrChange>
        </w:rPr>
        <w:t xml:space="preserve"> de 30 dias, acarretando juros </w:t>
      </w:r>
      <w:r w:rsidR="009625C3" w:rsidRPr="00C76E93">
        <w:rPr>
          <w:rFonts w:ascii="Times New Roman" w:hAnsi="Times New Roman" w:cs="Times New Roman"/>
          <w:i/>
          <w:iCs/>
          <w:sz w:val="24"/>
          <w:szCs w:val="24"/>
          <w:rPrChange w:id="730" w:author="Douglas Souza" w:date="2024-11-09T13:11:00Z">
            <w:rPr/>
          </w:rPrChange>
        </w:rPr>
        <w:t>pró-rata</w:t>
      </w:r>
      <w:r w:rsidRPr="00805F76">
        <w:rPr>
          <w:rFonts w:ascii="Times New Roman" w:hAnsi="Times New Roman" w:cs="Times New Roman"/>
          <w:sz w:val="24"/>
          <w:szCs w:val="24"/>
          <w:rPrChange w:id="731" w:author="Douglas Souza" w:date="2024-10-20T16:20:00Z">
            <w:rPr/>
          </w:rPrChange>
        </w:rPr>
        <w:t>, o cliente terá a opção de solicitar cancelamento e correção do contrato. Sendo de responsabilidade da Instituição Financeira a correção, pois não cabe à PRIME ASSESSORIA</w:t>
      </w:r>
      <w:del w:id="732" w:author="Douglas Souza" w:date="2024-11-09T13:11:00Z">
        <w:r w:rsidRPr="00805F76" w:rsidDel="00C76E93">
          <w:rPr>
            <w:rFonts w:ascii="Times New Roman" w:hAnsi="Times New Roman" w:cs="Times New Roman"/>
            <w:sz w:val="24"/>
            <w:szCs w:val="24"/>
            <w:rPrChange w:id="733" w:author="Douglas Souza" w:date="2024-10-20T16:20:00Z">
              <w:rPr/>
            </w:rPrChange>
          </w:rPr>
          <w:delText>,</w:delText>
        </w:r>
      </w:del>
      <w:r w:rsidRPr="00805F76">
        <w:rPr>
          <w:rFonts w:ascii="Times New Roman" w:hAnsi="Times New Roman" w:cs="Times New Roman"/>
          <w:sz w:val="24"/>
          <w:szCs w:val="24"/>
          <w:rPrChange w:id="734" w:author="Douglas Souza" w:date="2024-10-20T16:20:00Z">
            <w:rPr/>
          </w:rPrChange>
        </w:rPr>
        <w:t xml:space="preserve"> autoridade e controle referente às datas de emissão</w:t>
      </w:r>
      <w:r w:rsidR="009625C3" w:rsidRPr="00805F76">
        <w:rPr>
          <w:rFonts w:ascii="Times New Roman" w:hAnsi="Times New Roman" w:cs="Times New Roman"/>
          <w:sz w:val="24"/>
          <w:szCs w:val="24"/>
          <w:rPrChange w:id="735" w:author="Douglas Souza" w:date="2024-10-20T16:20:00Z">
            <w:rPr/>
          </w:rPrChange>
        </w:rPr>
        <w:t xml:space="preserve"> de contrato bancário</w:t>
      </w:r>
      <w:r w:rsidRPr="00805F76">
        <w:rPr>
          <w:rFonts w:ascii="Times New Roman" w:hAnsi="Times New Roman" w:cs="Times New Roman"/>
          <w:sz w:val="24"/>
          <w:szCs w:val="24"/>
          <w:rPrChange w:id="736" w:author="Douglas Souza" w:date="2024-10-20T16:20:00Z">
            <w:rPr/>
          </w:rPrChange>
        </w:rPr>
        <w:t>.</w:t>
      </w:r>
    </w:p>
    <w:p w14:paraId="31F239D6" w14:textId="043995A5" w:rsidR="00C76E93" w:rsidRPr="00805F76" w:rsidRDefault="00C76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37" w:author="Douglas Souza" w:date="2024-10-20T16:20:00Z">
            <w:rPr/>
          </w:rPrChange>
        </w:rPr>
        <w:pPrChange w:id="738" w:author="Douglas Souza [2]" w:date="2026-09-05T16:52:00Z" w16du:dateUtc="2026-09-05T19:52:00Z">
          <w:pPr>
            <w:jc w:val="both"/>
          </w:pPr>
        </w:pPrChange>
      </w:pPr>
      <w:ins w:id="739" w:author="Douglas Souza" w:date="2024-11-09T13:11:00Z">
        <w:r>
          <w:rPr>
            <w:rFonts w:ascii="Times New Roman" w:hAnsi="Times New Roman" w:cs="Times New Roman"/>
            <w:sz w:val="24"/>
            <w:szCs w:val="24"/>
          </w:rPr>
          <w:t>Lembre-se que o valor da sua operaçã</w:t>
        </w:r>
      </w:ins>
      <w:ins w:id="740" w:author="Douglas Souza" w:date="2024-11-09T13:12:00Z">
        <w:r>
          <w:rPr>
            <w:rFonts w:ascii="Times New Roman" w:hAnsi="Times New Roman" w:cs="Times New Roman"/>
            <w:sz w:val="24"/>
            <w:szCs w:val="24"/>
          </w:rPr>
          <w:t xml:space="preserve">o é feito em cima do valor ditado pela </w:t>
        </w:r>
        <w:r w:rsidRPr="006D68E0">
          <w:rPr>
            <w:rFonts w:ascii="Times New Roman" w:hAnsi="Times New Roman" w:cs="Times New Roman"/>
            <w:sz w:val="24"/>
            <w:szCs w:val="24"/>
            <w:u w:val="single"/>
            <w:rPrChange w:id="741" w:author="Douglas Souza [2]" w:date="2026-09-05T16:32:00Z" w16du:dateUtc="2026-09-05T19:32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vistoria</w:t>
        </w:r>
        <w:r>
          <w:rPr>
            <w:rFonts w:ascii="Times New Roman" w:hAnsi="Times New Roman" w:cs="Times New Roman"/>
            <w:sz w:val="24"/>
            <w:szCs w:val="24"/>
          </w:rPr>
          <w:t xml:space="preserve"> do banco. Em caso de vistoria feita abaixo do valor particular de compra e venda, seu processo poderá sofrer alteração de valores.</w:t>
        </w:r>
      </w:ins>
    </w:p>
    <w:p w14:paraId="5B20953C" w14:textId="5A0382FE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42" w:author="Douglas Souza" w:date="2024-10-20T16:20:00Z">
            <w:rPr/>
          </w:rPrChange>
        </w:rPr>
        <w:pPrChange w:id="743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44" w:author="Douglas Souza" w:date="2024-10-20T16:20:00Z">
            <w:rPr/>
          </w:rPrChange>
        </w:rPr>
        <w:lastRenderedPageBreak/>
        <w:t xml:space="preserve">Após a emissão do contrato, o saldo devedor e o valor de cada uma das prestações poderão ser corrigidos monetariamente pelo índice </w:t>
      </w:r>
      <w:r w:rsidR="009625C3" w:rsidRPr="00805F76">
        <w:rPr>
          <w:rFonts w:ascii="Times New Roman" w:hAnsi="Times New Roman" w:cs="Times New Roman"/>
          <w:sz w:val="24"/>
          <w:szCs w:val="24"/>
          <w:rPrChange w:id="745" w:author="Douglas Souza" w:date="2024-10-20T16:20:00Z">
            <w:rPr/>
          </w:rPrChange>
        </w:rPr>
        <w:t>contratado neste processo de financiamento</w:t>
      </w:r>
      <w:del w:id="746" w:author="Douglas Souza" w:date="2024-10-20T16:05:00Z">
        <w:r w:rsidR="009625C3" w:rsidRPr="00805F76" w:rsidDel="0082774D">
          <w:rPr>
            <w:rFonts w:ascii="Times New Roman" w:hAnsi="Times New Roman" w:cs="Times New Roman"/>
            <w:sz w:val="24"/>
            <w:szCs w:val="24"/>
            <w:rPrChange w:id="747" w:author="Douglas Souza" w:date="2024-10-20T16:20:00Z">
              <w:rPr/>
            </w:rPrChange>
          </w:rPr>
          <w:delText>:</w:delText>
        </w:r>
      </w:del>
      <w:ins w:id="748" w:author="Douglas Souza" w:date="2024-10-20T16:05:00Z">
        <w:r w:rsidR="0082774D" w:rsidRPr="00805F76">
          <w:rPr>
            <w:rFonts w:ascii="Times New Roman" w:hAnsi="Times New Roman" w:cs="Times New Roman"/>
            <w:sz w:val="24"/>
            <w:szCs w:val="24"/>
            <w:rPrChange w:id="749" w:author="Douglas Souza" w:date="2024-10-20T16:20:00Z">
              <w:rPr/>
            </w:rPrChange>
          </w:rPr>
          <w:t>, tais como</w:t>
        </w:r>
      </w:ins>
      <w:r w:rsidR="009625C3" w:rsidRPr="00805F76">
        <w:rPr>
          <w:rFonts w:ascii="Times New Roman" w:hAnsi="Times New Roman" w:cs="Times New Roman"/>
          <w:sz w:val="24"/>
          <w:szCs w:val="24"/>
          <w:rPrChange w:id="750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51" w:author="Douglas Souza" w:date="2024-10-20T16:20:00Z">
            <w:rPr/>
          </w:rPrChange>
        </w:rPr>
        <w:t>TR (Taxa Referencial)</w:t>
      </w:r>
      <w:del w:id="752" w:author="Douglas Souza [2]" w:date="2026-09-02T15:34:00Z" w16du:dateUtc="2026-09-02T18:34:00Z">
        <w:r w:rsidR="009625C3" w:rsidRPr="00805F76" w:rsidDel="002711C3">
          <w:rPr>
            <w:rFonts w:ascii="Times New Roman" w:hAnsi="Times New Roman" w:cs="Times New Roman"/>
            <w:sz w:val="24"/>
            <w:szCs w:val="24"/>
            <w:rPrChange w:id="753" w:author="Douglas Souza" w:date="2024-10-20T16:20:00Z">
              <w:rPr/>
            </w:rPrChange>
          </w:rPr>
          <w:delText>,</w:delText>
        </w:r>
      </w:del>
      <w:ins w:id="754" w:author="Douglas Souza [2]" w:date="2026-09-02T15:34:00Z" w16du:dateUtc="2026-09-02T18:34:00Z">
        <w:r w:rsidR="002711C3">
          <w:rPr>
            <w:rFonts w:ascii="Times New Roman" w:hAnsi="Times New Roman" w:cs="Times New Roman"/>
            <w:sz w:val="24"/>
            <w:szCs w:val="24"/>
          </w:rPr>
          <w:t>.</w:t>
        </w:r>
      </w:ins>
      <w:r w:rsidR="009625C3" w:rsidRPr="00805F76">
        <w:rPr>
          <w:rFonts w:ascii="Times New Roman" w:hAnsi="Times New Roman" w:cs="Times New Roman"/>
          <w:sz w:val="24"/>
          <w:szCs w:val="24"/>
          <w:rPrChange w:id="755" w:author="Douglas Souza" w:date="2024-10-20T16:20:00Z">
            <w:rPr/>
          </w:rPrChange>
        </w:rPr>
        <w:t xml:space="preserve"> </w:t>
      </w:r>
      <w:del w:id="756" w:author="Douglas Souza [2]" w:date="2026-09-02T15:34:00Z" w16du:dateUtc="2026-09-02T18:34:00Z">
        <w:r w:rsidR="009625C3" w:rsidRPr="00805F76" w:rsidDel="002711C3">
          <w:rPr>
            <w:rFonts w:ascii="Times New Roman" w:hAnsi="Times New Roman" w:cs="Times New Roman"/>
            <w:sz w:val="24"/>
            <w:szCs w:val="24"/>
            <w:rPrChange w:id="757" w:author="Douglas Souza" w:date="2024-10-20T16:20:00Z">
              <w:rPr/>
            </w:rPrChange>
          </w:rPr>
          <w:delText xml:space="preserve">ou </w:delText>
        </w:r>
        <w:r w:rsidR="009625C3" w:rsidRPr="00E764C0" w:rsidDel="002711C3">
          <w:rPr>
            <w:rFonts w:ascii="Times New Roman" w:hAnsi="Times New Roman" w:cs="Times New Roman"/>
            <w:sz w:val="24"/>
            <w:szCs w:val="24"/>
            <w:highlight w:val="yellow"/>
            <w:rPrChange w:id="758" w:author="Douglas Souza [2]" w:date="2026-09-02T15:17:00Z" w16du:dateUtc="2026-09-02T18:17:00Z">
              <w:rPr/>
            </w:rPrChange>
          </w:rPr>
          <w:delText>IPCA (Índice de precificação ao consumidor amplo).</w:delText>
        </w:r>
      </w:del>
    </w:p>
    <w:p w14:paraId="0C0A1603" w14:textId="4669A2BB" w:rsidR="00CF1291" w:rsidRDefault="00CF1291">
      <w:pPr>
        <w:spacing w:line="360" w:lineRule="auto"/>
        <w:jc w:val="both"/>
        <w:rPr>
          <w:ins w:id="759" w:author="Douglas Souza [2]" w:date="2026-05-17T13:57:00Z" w16du:dateUtc="2026-05-17T16:57:00Z"/>
          <w:rFonts w:ascii="Times New Roman" w:hAnsi="Times New Roman" w:cs="Times New Roman"/>
          <w:sz w:val="24"/>
          <w:szCs w:val="24"/>
        </w:rPr>
        <w:pPrChange w:id="760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61" w:author="Douglas Souza" w:date="2024-10-20T16:20:00Z">
            <w:rPr/>
          </w:rPrChange>
        </w:rPr>
        <w:t>Conforme as condições da operação, peculiaridades do imóvel, dos compradores e dos vendedores, outros documentos adicionais poderão ser solicitados ao longo do processo.</w:t>
      </w:r>
    </w:p>
    <w:p w14:paraId="3DE79A56" w14:textId="462AB9D1" w:rsidR="003E0C70" w:rsidRPr="00805F76" w:rsidDel="006D68E0" w:rsidRDefault="003E0C70">
      <w:pPr>
        <w:spacing w:line="360" w:lineRule="auto"/>
        <w:jc w:val="both"/>
        <w:rPr>
          <w:ins w:id="762" w:author="Douglas Souza" w:date="2024-10-20T16:06:00Z"/>
          <w:del w:id="763" w:author="Douglas Souza [2]" w:date="2026-09-05T16:32:00Z" w16du:dateUtc="2026-09-05T19:32:00Z"/>
          <w:rFonts w:ascii="Times New Roman" w:hAnsi="Times New Roman" w:cs="Times New Roman"/>
          <w:sz w:val="24"/>
          <w:szCs w:val="24"/>
          <w:rPrChange w:id="764" w:author="Douglas Souza" w:date="2024-10-20T16:20:00Z">
            <w:rPr>
              <w:ins w:id="765" w:author="Douglas Souza" w:date="2024-10-20T16:06:00Z"/>
              <w:del w:id="766" w:author="Douglas Souza [2]" w:date="2026-09-05T16:32:00Z" w16du:dateUtc="2026-09-05T19:32:00Z"/>
            </w:rPr>
          </w:rPrChange>
        </w:rPr>
        <w:pPrChange w:id="767" w:author="Douglas Souza [2]" w:date="2026-09-05T16:52:00Z" w16du:dateUtc="2026-09-05T19:52:00Z">
          <w:pPr>
            <w:jc w:val="both"/>
          </w:pPr>
        </w:pPrChange>
      </w:pPr>
    </w:p>
    <w:p w14:paraId="0BA2411A" w14:textId="50FFD827" w:rsidR="0082774D" w:rsidRPr="00805F76" w:rsidRDefault="00D704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68" w:author="Douglas Souza" w:date="2024-10-20T16:20:00Z">
            <w:rPr/>
          </w:rPrChange>
        </w:rPr>
        <w:pPrChange w:id="769" w:author="Douglas Souza [2]" w:date="2026-09-05T16:52:00Z" w16du:dateUtc="2026-09-05T19:52:00Z">
          <w:pPr>
            <w:jc w:val="both"/>
          </w:pPr>
        </w:pPrChange>
      </w:pPr>
      <w:ins w:id="770" w:author="Douglas Souza" w:date="2024-10-20T16:31:00Z">
        <w:r>
          <w:rPr>
            <w:rFonts w:ascii="Times New Roman" w:hAnsi="Times New Roman" w:cs="Times New Roman"/>
            <w:sz w:val="24"/>
            <w:szCs w:val="24"/>
          </w:rPr>
          <w:t>*</w:t>
        </w:r>
      </w:ins>
      <w:ins w:id="771" w:author="Douglas Souza" w:date="2024-10-20T16:06:00Z">
        <w:r w:rsidR="0082774D" w:rsidRPr="00805F76">
          <w:rPr>
            <w:rFonts w:ascii="Times New Roman" w:hAnsi="Times New Roman" w:cs="Times New Roman"/>
            <w:sz w:val="24"/>
            <w:szCs w:val="24"/>
            <w:rPrChange w:id="772" w:author="Douglas Souza" w:date="2024-10-20T16:20:00Z">
              <w:rPr/>
            </w:rPrChange>
          </w:rPr>
          <w:t xml:space="preserve">Importante </w:t>
        </w:r>
      </w:ins>
      <w:ins w:id="773" w:author="Douglas Souza" w:date="2024-10-20T16:07:00Z">
        <w:r w:rsidR="0082774D" w:rsidRPr="00805F76">
          <w:rPr>
            <w:rFonts w:ascii="Times New Roman" w:hAnsi="Times New Roman" w:cs="Times New Roman"/>
            <w:sz w:val="24"/>
            <w:szCs w:val="24"/>
            <w:rPrChange w:id="774" w:author="Douglas Souza" w:date="2024-10-20T16:20:00Z">
              <w:rPr/>
            </w:rPrChange>
          </w:rPr>
          <w:t>lembrar que</w:t>
        </w:r>
      </w:ins>
      <w:ins w:id="775" w:author="Douglas Souza" w:date="2024-10-20T16:06:00Z">
        <w:r w:rsidR="0082774D" w:rsidRPr="00805F76">
          <w:rPr>
            <w:rFonts w:ascii="Times New Roman" w:hAnsi="Times New Roman" w:cs="Times New Roman"/>
            <w:sz w:val="24"/>
            <w:szCs w:val="24"/>
            <w:rPrChange w:id="776" w:author="Douglas Souza" w:date="2024-10-20T16:20:00Z">
              <w:rPr/>
            </w:rPrChange>
          </w:rPr>
          <w:t xml:space="preserve"> apesar de prestar um serviço completo de Assessoria no que tange ao seu processo de financiamento imobiliário</w:t>
        </w:r>
      </w:ins>
      <w:ins w:id="777" w:author="Douglas Souza" w:date="2024-10-20T16:07:00Z">
        <w:r w:rsidR="0082774D" w:rsidRPr="00805F76">
          <w:rPr>
            <w:rFonts w:ascii="Times New Roman" w:hAnsi="Times New Roman" w:cs="Times New Roman"/>
            <w:sz w:val="24"/>
            <w:szCs w:val="24"/>
            <w:rPrChange w:id="778" w:author="Douglas Souza" w:date="2024-10-20T16:20:00Z">
              <w:rPr/>
            </w:rPrChange>
          </w:rPr>
          <w:t xml:space="preserve"> e estarmos dispostos, interessados e disponíveis a finalizar o mais rápido e da forma menos burocrática o possível o seu processo de financiamento, seguimos maiores diretrizes e limitações da própria instituição bancária. Ou seja, </w:t>
        </w:r>
      </w:ins>
      <w:ins w:id="779" w:author="Douglas Souza" w:date="2024-10-20T16:08:00Z">
        <w:r w:rsidR="0082774D" w:rsidRPr="00805F76">
          <w:rPr>
            <w:rFonts w:ascii="Times New Roman" w:hAnsi="Times New Roman" w:cs="Times New Roman"/>
            <w:sz w:val="24"/>
            <w:szCs w:val="24"/>
            <w:rPrChange w:id="780" w:author="Douglas Souza" w:date="2024-10-20T16:20:00Z">
              <w:rPr/>
            </w:rPrChange>
          </w:rPr>
          <w:t>grande parte do processo não depende apenas de nossa proatividade.</w:t>
        </w:r>
      </w:ins>
    </w:p>
    <w:p w14:paraId="45A8F8D5" w14:textId="2CCA502C" w:rsidR="00987082" w:rsidRPr="00805F76" w:rsidDel="00805F76" w:rsidRDefault="00987082">
      <w:pPr>
        <w:spacing w:line="360" w:lineRule="auto"/>
        <w:jc w:val="both"/>
        <w:rPr>
          <w:del w:id="781" w:author="Douglas Souza" w:date="2024-10-20T16:21:00Z"/>
          <w:rFonts w:ascii="Times New Roman" w:hAnsi="Times New Roman" w:cs="Times New Roman"/>
          <w:b/>
          <w:bCs/>
          <w:sz w:val="24"/>
          <w:szCs w:val="24"/>
          <w:rPrChange w:id="782" w:author="Douglas Souza" w:date="2024-10-20T16:20:00Z">
            <w:rPr>
              <w:del w:id="783" w:author="Douglas Souza" w:date="2024-10-20T16:21:00Z"/>
              <w:b/>
              <w:bCs/>
            </w:rPr>
          </w:rPrChange>
        </w:rPr>
        <w:pPrChange w:id="784" w:author="Douglas Souza [2]" w:date="2026-09-05T16:52:00Z" w16du:dateUtc="2026-09-05T19:52:00Z">
          <w:pPr>
            <w:jc w:val="both"/>
          </w:pPr>
        </w:pPrChange>
      </w:pPr>
    </w:p>
    <w:p w14:paraId="17458B6F" w14:textId="77777777" w:rsidR="00987082" w:rsidRPr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85" w:author="Douglas Souza" w:date="2024-10-20T16:20:00Z">
            <w:rPr>
              <w:b/>
              <w:bCs/>
            </w:rPr>
          </w:rPrChange>
        </w:rPr>
        <w:pPrChange w:id="786" w:author="Douglas Souza [2]" w:date="2026-09-05T16:52:00Z" w16du:dateUtc="2026-09-05T19:52:00Z">
          <w:pPr>
            <w:jc w:val="both"/>
          </w:pPr>
        </w:pPrChange>
      </w:pPr>
    </w:p>
    <w:p w14:paraId="6A729413" w14:textId="6E8A2B38" w:rsidR="00CF1291" w:rsidRPr="00805F76" w:rsidRDefault="00AD58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87" w:author="Douglas Souza" w:date="2024-10-20T16:20:00Z">
            <w:rPr>
              <w:b/>
              <w:bCs/>
            </w:rPr>
          </w:rPrChange>
        </w:rPr>
        <w:pPrChange w:id="788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789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66432" behindDoc="1" locked="0" layoutInCell="1" allowOverlap="1" wp14:anchorId="3233361D" wp14:editId="6BE96CBE">
            <wp:simplePos x="0" y="0"/>
            <wp:positionH relativeFrom="margin">
              <wp:align>left</wp:align>
            </wp:positionH>
            <wp:positionV relativeFrom="paragraph">
              <wp:posOffset>375581</wp:posOffset>
            </wp:positionV>
            <wp:extent cx="1474470" cy="1977390"/>
            <wp:effectExtent l="0" t="0" r="0" b="3810"/>
            <wp:wrapTight wrapText="bothSides">
              <wp:wrapPolygon edited="0">
                <wp:start x="6698" y="0"/>
                <wp:lineTo x="3628" y="208"/>
                <wp:lineTo x="279" y="2081"/>
                <wp:lineTo x="279" y="4162"/>
                <wp:lineTo x="1953" y="6659"/>
                <wp:lineTo x="0" y="8532"/>
                <wp:lineTo x="0" y="16231"/>
                <wp:lineTo x="1953" y="19977"/>
                <wp:lineTo x="1674" y="21434"/>
                <wp:lineTo x="8093" y="21434"/>
                <wp:lineTo x="8372" y="19977"/>
                <wp:lineTo x="9488" y="16647"/>
                <wp:lineTo x="14791" y="13318"/>
                <wp:lineTo x="17302" y="13318"/>
                <wp:lineTo x="20651" y="11445"/>
                <wp:lineTo x="20930" y="9364"/>
                <wp:lineTo x="9767" y="6659"/>
                <wp:lineTo x="10047" y="4578"/>
                <wp:lineTo x="10047" y="2913"/>
                <wp:lineTo x="9209" y="832"/>
                <wp:lineTo x="8372" y="0"/>
                <wp:lineTo x="6698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790" w:author="Douglas Souza" w:date="2024-10-20T16:20:00Z">
            <w:rPr>
              <w:b/>
              <w:bCs/>
            </w:rPr>
          </w:rPrChange>
        </w:rPr>
        <w:t xml:space="preserve">DICAS: </w:t>
      </w:r>
    </w:p>
    <w:p w14:paraId="48A797DC" w14:textId="1890D5D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91" w:author="Douglas Souza" w:date="2024-10-20T16:20:00Z">
            <w:rPr/>
          </w:rPrChange>
        </w:rPr>
        <w:pPrChange w:id="792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93" w:author="Douglas Souza" w:date="2024-10-20T16:20:00Z">
            <w:rPr/>
          </w:rPrChange>
        </w:rPr>
        <w:t xml:space="preserve">Sempre confira todo e qualquer </w:t>
      </w:r>
      <w:r w:rsidR="00DD7962" w:rsidRPr="00805F76">
        <w:rPr>
          <w:rFonts w:ascii="Times New Roman" w:hAnsi="Times New Roman" w:cs="Times New Roman"/>
          <w:sz w:val="24"/>
          <w:szCs w:val="24"/>
          <w:rPrChange w:id="794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795" w:author="Douglas Souza" w:date="2024-10-20T16:20:00Z">
            <w:rPr/>
          </w:rPrChange>
        </w:rPr>
        <w:t xml:space="preserve">ocumento antes da assinatura do mesmo! É nestes documentos que contém as informações referente aos seus dados e condições da operação! </w:t>
      </w:r>
    </w:p>
    <w:p w14:paraId="6079AF88" w14:textId="27B799EB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96" w:author="Douglas Souza" w:date="2024-10-20T16:20:00Z">
            <w:rPr/>
          </w:rPrChange>
        </w:rPr>
        <w:pPrChange w:id="797" w:author="Douglas Souza [2]" w:date="2026-09-05T16:52:00Z" w16du:dateUtc="2026-09-05T19:52:00Z">
          <w:pPr>
            <w:jc w:val="both"/>
          </w:pPr>
        </w:pPrChange>
      </w:pPr>
      <w:r w:rsidRPr="00E764C0">
        <w:rPr>
          <w:rFonts w:ascii="Times New Roman" w:hAnsi="Times New Roman" w:cs="Times New Roman"/>
          <w:sz w:val="24"/>
          <w:szCs w:val="24"/>
          <w:u w:val="single"/>
          <w:rPrChange w:id="798" w:author="Douglas Souza [2]" w:date="2026-09-02T15:18:00Z" w16du:dateUtc="2026-09-02T18:18:00Z">
            <w:rPr/>
          </w:rPrChange>
        </w:rPr>
        <w:t>Envie sua documentação de forma mais legível possível</w:t>
      </w:r>
      <w:r w:rsidRPr="00805F76">
        <w:rPr>
          <w:rFonts w:ascii="Times New Roman" w:hAnsi="Times New Roman" w:cs="Times New Roman"/>
          <w:sz w:val="24"/>
          <w:szCs w:val="24"/>
          <w:rPrChange w:id="799" w:author="Douglas Souza" w:date="2024-10-20T16:20:00Z">
            <w:rPr/>
          </w:rPrChange>
        </w:rPr>
        <w:t>, pois a conferência dos seus dados é feita de acordo com elas! Evitando também, pendências no processo</w:t>
      </w:r>
      <w:ins w:id="800" w:author="Douglas Souza" w:date="2024-10-20T16:08:00Z">
        <w:r w:rsidR="0082774D" w:rsidRPr="00805F76">
          <w:rPr>
            <w:rFonts w:ascii="Times New Roman" w:hAnsi="Times New Roman" w:cs="Times New Roman"/>
            <w:sz w:val="24"/>
            <w:szCs w:val="24"/>
            <w:rPrChange w:id="801" w:author="Douglas Souza" w:date="2024-10-20T16:20:00Z">
              <w:rPr/>
            </w:rPrChange>
          </w:rPr>
          <w:t>.</w:t>
        </w:r>
      </w:ins>
      <w:del w:id="802" w:author="Douglas Souza" w:date="2024-10-20T16:08:00Z">
        <w:r w:rsidRPr="00805F76" w:rsidDel="0082774D">
          <w:rPr>
            <w:rFonts w:ascii="Times New Roman" w:hAnsi="Times New Roman" w:cs="Times New Roman"/>
            <w:sz w:val="24"/>
            <w:szCs w:val="24"/>
            <w:rPrChange w:id="803" w:author="Douglas Souza" w:date="2024-10-20T16:20:00Z">
              <w:rPr/>
            </w:rPrChange>
          </w:rPr>
          <w:delText>!</w:delText>
        </w:r>
      </w:del>
      <w:r w:rsidRPr="00805F76">
        <w:rPr>
          <w:rFonts w:ascii="Times New Roman" w:hAnsi="Times New Roman" w:cs="Times New Roman"/>
          <w:sz w:val="24"/>
          <w:szCs w:val="24"/>
          <w:rPrChange w:id="804" w:author="Douglas Souza" w:date="2024-10-20T16:20:00Z">
            <w:rPr/>
          </w:rPrChange>
        </w:rPr>
        <w:t xml:space="preserve"> </w:t>
      </w:r>
    </w:p>
    <w:p w14:paraId="424B50AB" w14:textId="61773618" w:rsidR="00092F81" w:rsidDel="00FF554F" w:rsidRDefault="00CF1291">
      <w:pPr>
        <w:spacing w:line="360" w:lineRule="auto"/>
        <w:jc w:val="both"/>
        <w:rPr>
          <w:del w:id="805" w:author="Douglas Souza" w:date="2024-10-20T16:21:00Z"/>
          <w:rFonts w:ascii="Times New Roman" w:hAnsi="Times New Roman" w:cs="Times New Roman"/>
          <w:b/>
          <w:bCs/>
          <w:sz w:val="24"/>
          <w:szCs w:val="24"/>
        </w:rPr>
        <w:pPrChange w:id="806" w:author="Douglas Souza [2]" w:date="2026-09-05T16:52:00Z" w16du:dateUtc="2026-09-05T19:52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807" w:author="Douglas Souza" w:date="2024-10-20T16:20:00Z">
            <w:rPr/>
          </w:rPrChange>
        </w:rPr>
        <w:t>A PRIME</w:t>
      </w:r>
      <w:del w:id="808" w:author="Douglas Souza" w:date="2024-10-20T16:08:00Z">
        <w:r w:rsidRPr="00805F76" w:rsidDel="0082774D">
          <w:rPr>
            <w:rFonts w:ascii="Times New Roman" w:hAnsi="Times New Roman" w:cs="Times New Roman"/>
            <w:sz w:val="24"/>
            <w:szCs w:val="24"/>
            <w:rPrChange w:id="809" w:author="Douglas Souza" w:date="2024-10-20T16:20:00Z">
              <w:rPr/>
            </w:rPrChange>
          </w:rPr>
          <w:delText>,</w:delText>
        </w:r>
      </w:del>
      <w:r w:rsidRPr="00805F76">
        <w:rPr>
          <w:rFonts w:ascii="Times New Roman" w:hAnsi="Times New Roman" w:cs="Times New Roman"/>
          <w:sz w:val="24"/>
          <w:szCs w:val="24"/>
          <w:rPrChange w:id="810" w:author="Douglas Souza" w:date="2024-10-20T16:20:00Z">
            <w:rPr/>
          </w:rPrChange>
        </w:rPr>
        <w:t xml:space="preserve"> presta Assessoria Imobiliária completa para te auxiliar na realização do seu sonho! Por isso, não deixe de retirar todas as suas dúvidas no momento em que elas surgirem</w:t>
      </w:r>
      <w:ins w:id="811" w:author="Douglas Souza" w:date="2024-10-20T16:08:00Z">
        <w:r w:rsidR="0082774D" w:rsidRPr="00805F76">
          <w:rPr>
            <w:rFonts w:ascii="Times New Roman" w:hAnsi="Times New Roman" w:cs="Times New Roman"/>
            <w:sz w:val="24"/>
            <w:szCs w:val="24"/>
            <w:rPrChange w:id="812" w:author="Douglas Souza" w:date="2024-10-20T16:20:00Z">
              <w:rPr/>
            </w:rPrChange>
          </w:rPr>
          <w:t xml:space="preserve">. </w:t>
        </w:r>
        <w:r w:rsidR="0082774D" w:rsidRPr="00805F76">
          <w:rPr>
            <w:rFonts w:ascii="Times New Roman" w:hAnsi="Times New Roman" w:cs="Times New Roman"/>
            <w:b/>
            <w:bCs/>
            <w:sz w:val="24"/>
            <w:szCs w:val="24"/>
            <w:rPrChange w:id="813" w:author="Douglas Souza" w:date="2024-10-20T16:20:00Z">
              <w:rPr/>
            </w:rPrChange>
          </w:rPr>
          <w:t>Não</w:t>
        </w:r>
      </w:ins>
      <w:ins w:id="814" w:author="Douglas Souza" w:date="2024-10-20T16:09:00Z">
        <w:r w:rsidR="0082774D" w:rsidRPr="00805F76">
          <w:rPr>
            <w:rFonts w:ascii="Times New Roman" w:hAnsi="Times New Roman" w:cs="Times New Roman"/>
            <w:b/>
            <w:bCs/>
            <w:sz w:val="24"/>
            <w:szCs w:val="24"/>
            <w:rPrChange w:id="815" w:author="Douglas Souza" w:date="2024-10-20T16:20:00Z">
              <w:rPr/>
            </w:rPrChange>
          </w:rPr>
          <w:t xml:space="preserve"> hesite em usar o nosso grupo de WhatsApp referente ao seu processo para nos acionar</w:t>
        </w:r>
      </w:ins>
      <w:ins w:id="816" w:author="Douglas Souza [2]" w:date="2026-09-05T16:32:00Z" w16du:dateUtc="2026-09-05T19:32:00Z">
        <w:r w:rsidR="006D68E0">
          <w:rPr>
            <w:rFonts w:ascii="Times New Roman" w:hAnsi="Times New Roman" w:cs="Times New Roman"/>
            <w:b/>
            <w:bCs/>
            <w:sz w:val="24"/>
            <w:szCs w:val="24"/>
          </w:rPr>
          <w:t xml:space="preserve">, </w:t>
        </w:r>
        <w:r w:rsidR="006D68E0" w:rsidRPr="001D48E3">
          <w:rPr>
            <w:rFonts w:ascii="Times New Roman" w:hAnsi="Times New Roman" w:cs="Times New Roman"/>
            <w:b/>
            <w:bCs/>
            <w:sz w:val="24"/>
            <w:szCs w:val="24"/>
            <w:u w:val="single"/>
          </w:rPr>
          <w:t>este é o nosso principal meio de comunicação sobre os processos em andamento</w:t>
        </w:r>
        <w:r w:rsidR="006D68E0">
          <w:rPr>
            <w:rFonts w:ascii="Times New Roman" w:hAnsi="Times New Roman" w:cs="Times New Roman"/>
            <w:b/>
            <w:bCs/>
            <w:sz w:val="24"/>
            <w:szCs w:val="24"/>
          </w:rPr>
          <w:t>.</w:t>
        </w:r>
      </w:ins>
      <w:ins w:id="817" w:author="Douglas Souza" w:date="2024-10-20T16:09:00Z">
        <w:del w:id="818" w:author="Douglas Souza [2]" w:date="2026-09-05T16:32:00Z" w16du:dateUtc="2026-09-05T19:32:00Z">
          <w:r w:rsidR="0082774D" w:rsidRPr="00805F76" w:rsidDel="006D68E0">
            <w:rPr>
              <w:rFonts w:ascii="Times New Roman" w:hAnsi="Times New Roman" w:cs="Times New Roman"/>
              <w:b/>
              <w:bCs/>
              <w:sz w:val="24"/>
              <w:szCs w:val="24"/>
              <w:rPrChange w:id="819" w:author="Douglas Souza" w:date="2024-10-20T16:20:00Z">
                <w:rPr/>
              </w:rPrChange>
            </w:rPr>
            <w:delText>.</w:delText>
          </w:r>
        </w:del>
      </w:ins>
      <w:del w:id="820" w:author="Douglas Souza" w:date="2024-10-20T16:08:00Z">
        <w:r w:rsidRPr="00805F76" w:rsidDel="0082774D">
          <w:rPr>
            <w:rFonts w:ascii="Times New Roman" w:hAnsi="Times New Roman" w:cs="Times New Roman"/>
            <w:b/>
            <w:bCs/>
            <w:sz w:val="24"/>
            <w:szCs w:val="24"/>
            <w:rPrChange w:id="821" w:author="Douglas Souza" w:date="2024-10-20T16:20:00Z">
              <w:rPr/>
            </w:rPrChange>
          </w:rPr>
          <w:delText>!</w:delText>
        </w:r>
      </w:del>
      <w:del w:id="822" w:author="Douglas Souza" w:date="2024-10-20T16:09:00Z">
        <w:r w:rsidR="00092F81" w:rsidRPr="00805F76" w:rsidDel="0082774D"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  <w:rPrChange w:id="823" w:author="Douglas Souza" w:date="2024-10-20T16:20:00Z">
              <w:rPr>
                <w:i/>
                <w:iCs/>
                <w:u w:val="single"/>
              </w:rPr>
            </w:rPrChange>
          </w:rPr>
          <w:delText xml:space="preserve"> </w:delText>
        </w:r>
      </w:del>
    </w:p>
    <w:p w14:paraId="0E096379" w14:textId="77777777" w:rsidR="00FF554F" w:rsidRDefault="00FF554F">
      <w:pPr>
        <w:spacing w:line="360" w:lineRule="auto"/>
        <w:jc w:val="both"/>
        <w:rPr>
          <w:ins w:id="824" w:author="Douglas Souza" w:date="2024-10-20T16:35:00Z"/>
          <w:rFonts w:ascii="Times New Roman" w:hAnsi="Times New Roman" w:cs="Times New Roman"/>
          <w:b/>
          <w:bCs/>
          <w:sz w:val="24"/>
          <w:szCs w:val="24"/>
        </w:rPr>
        <w:pPrChange w:id="825" w:author="Douglas Souza [2]" w:date="2026-09-05T16:52:00Z" w16du:dateUtc="2026-09-05T19:52:00Z">
          <w:pPr>
            <w:jc w:val="both"/>
          </w:pPr>
        </w:pPrChange>
      </w:pPr>
    </w:p>
    <w:p w14:paraId="2853CB35" w14:textId="77777777" w:rsidR="00FF554F" w:rsidRDefault="00FF554F">
      <w:pPr>
        <w:spacing w:line="360" w:lineRule="auto"/>
        <w:jc w:val="both"/>
        <w:rPr>
          <w:ins w:id="826" w:author="Douglas Souza" w:date="2024-10-20T16:35:00Z"/>
          <w:rFonts w:ascii="Times New Roman" w:hAnsi="Times New Roman" w:cs="Times New Roman"/>
          <w:b/>
          <w:bCs/>
          <w:sz w:val="24"/>
          <w:szCs w:val="24"/>
        </w:rPr>
        <w:pPrChange w:id="827" w:author="Douglas Souza [2]" w:date="2026-09-05T16:52:00Z" w16du:dateUtc="2026-09-05T19:52:00Z">
          <w:pPr>
            <w:jc w:val="both"/>
          </w:pPr>
        </w:pPrChange>
      </w:pPr>
    </w:p>
    <w:p w14:paraId="4FEC9D35" w14:textId="43CC0B3C" w:rsidR="00FF554F" w:rsidRPr="00805F76" w:rsidRDefault="00FF554F">
      <w:pPr>
        <w:spacing w:line="360" w:lineRule="auto"/>
        <w:jc w:val="both"/>
        <w:rPr>
          <w:ins w:id="828" w:author="Douglas Souza" w:date="2024-10-20T16:35:00Z"/>
          <w:rFonts w:ascii="Times New Roman" w:hAnsi="Times New Roman" w:cs="Times New Roman"/>
          <w:b/>
          <w:bCs/>
          <w:i/>
          <w:iCs/>
          <w:sz w:val="24"/>
          <w:szCs w:val="24"/>
          <w:u w:val="single"/>
          <w:rPrChange w:id="829" w:author="Douglas Souza" w:date="2024-10-20T16:20:00Z">
            <w:rPr>
              <w:ins w:id="830" w:author="Douglas Souza" w:date="2024-10-20T16:35:00Z"/>
              <w:i/>
              <w:iCs/>
              <w:u w:val="single"/>
            </w:rPr>
          </w:rPrChange>
        </w:rPr>
        <w:pPrChange w:id="831" w:author="Douglas Souza [2]" w:date="2026-09-05T16:52:00Z" w16du:dateUtc="2026-09-05T19:52:00Z">
          <w:pPr>
            <w:jc w:val="both"/>
          </w:pPr>
        </w:pPrChange>
      </w:pPr>
      <w:ins w:id="832" w:author="Douglas Souza" w:date="2024-10-20T16:35:00Z">
        <w:r>
          <w:rPr>
            <w:rFonts w:ascii="Times New Roman" w:hAnsi="Times New Roman" w:cs="Times New Roman"/>
            <w:b/>
            <w:bCs/>
            <w:sz w:val="24"/>
            <w:szCs w:val="24"/>
          </w:rPr>
          <w:t>SEGUROS OBRIGATÓRIOS – Lei nº 4.380/1984 e</w:t>
        </w:r>
      </w:ins>
      <w:ins w:id="833" w:author="Douglas Souza" w:date="2024-10-20T16:36:00Z"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Decreto nº 73/1966</w:t>
        </w:r>
      </w:ins>
    </w:p>
    <w:p w14:paraId="11A07A56" w14:textId="2D0D92E6" w:rsidR="00805F76" w:rsidRPr="00805F76" w:rsidDel="00D70409" w:rsidRDefault="00805F76">
      <w:pPr>
        <w:spacing w:line="360" w:lineRule="auto"/>
        <w:jc w:val="both"/>
        <w:rPr>
          <w:del w:id="834" w:author="Douglas Souza" w:date="2024-10-20T16:32:00Z"/>
          <w:rFonts w:ascii="Times New Roman" w:hAnsi="Times New Roman" w:cs="Times New Roman"/>
          <w:i/>
          <w:iCs/>
          <w:sz w:val="24"/>
          <w:szCs w:val="24"/>
          <w:u w:val="single"/>
          <w:rPrChange w:id="835" w:author="Douglas Souza" w:date="2024-10-20T16:20:00Z">
            <w:rPr>
              <w:del w:id="836" w:author="Douglas Souza" w:date="2024-10-20T16:32:00Z"/>
              <w:i/>
              <w:iCs/>
              <w:u w:val="single"/>
            </w:rPr>
          </w:rPrChange>
        </w:rPr>
        <w:pPrChange w:id="837" w:author="Douglas Souza [2]" w:date="2026-09-05T16:52:00Z" w16du:dateUtc="2026-09-05T19:52:00Z">
          <w:pPr>
            <w:jc w:val="both"/>
          </w:pPr>
        </w:pPrChange>
      </w:pPr>
    </w:p>
    <w:p w14:paraId="4A42D894" w14:textId="644F0AB5" w:rsidR="00CF6E6C" w:rsidRPr="00805F76" w:rsidDel="0082774D" w:rsidRDefault="00CF6E6C">
      <w:pPr>
        <w:spacing w:line="360" w:lineRule="auto"/>
        <w:jc w:val="both"/>
        <w:rPr>
          <w:del w:id="838" w:author="Douglas Souza" w:date="2024-10-20T16:10:00Z"/>
          <w:rFonts w:ascii="Times New Roman" w:hAnsi="Times New Roman" w:cs="Times New Roman"/>
          <w:i/>
          <w:iCs/>
          <w:sz w:val="24"/>
          <w:szCs w:val="24"/>
          <w:u w:val="single"/>
          <w:rPrChange w:id="839" w:author="Douglas Souza" w:date="2024-10-20T16:20:00Z">
            <w:rPr>
              <w:del w:id="840" w:author="Douglas Souza" w:date="2024-10-20T16:10:00Z"/>
              <w:i/>
              <w:iCs/>
              <w:u w:val="single"/>
            </w:rPr>
          </w:rPrChange>
        </w:rPr>
        <w:pPrChange w:id="841" w:author="Douglas Souza [2]" w:date="2026-09-05T16:52:00Z" w16du:dateUtc="2026-09-05T19:52:00Z">
          <w:pPr>
            <w:jc w:val="both"/>
          </w:pPr>
        </w:pPrChange>
      </w:pPr>
    </w:p>
    <w:p w14:paraId="0A952CF1" w14:textId="4B6ECABA" w:rsidR="006C6549" w:rsidRPr="00805F76" w:rsidDel="0082774D" w:rsidRDefault="006C6549">
      <w:pPr>
        <w:spacing w:line="360" w:lineRule="auto"/>
        <w:jc w:val="both"/>
        <w:rPr>
          <w:del w:id="842" w:author="Douglas Souza" w:date="2024-10-20T16:10:00Z"/>
          <w:rFonts w:ascii="Times New Roman" w:hAnsi="Times New Roman" w:cs="Times New Roman"/>
          <w:b/>
          <w:bCs/>
          <w:sz w:val="24"/>
          <w:szCs w:val="24"/>
          <w:rPrChange w:id="843" w:author="Douglas Souza" w:date="2024-10-20T16:20:00Z">
            <w:rPr>
              <w:del w:id="844" w:author="Douglas Souza" w:date="2024-10-20T16:10:00Z"/>
              <w:b/>
              <w:bCs/>
              <w:sz w:val="32"/>
              <w:szCs w:val="32"/>
            </w:rPr>
          </w:rPrChange>
        </w:rPr>
        <w:pPrChange w:id="845" w:author="Douglas Souza [2]" w:date="2026-09-05T16:52:00Z" w16du:dateUtc="2026-09-05T19:52:00Z">
          <w:pPr/>
        </w:pPrChange>
      </w:pPr>
    </w:p>
    <w:p w14:paraId="3D6D308D" w14:textId="664DE830" w:rsidR="00987082" w:rsidRPr="00D70409" w:rsidDel="00D70409" w:rsidRDefault="00987082">
      <w:pPr>
        <w:spacing w:line="360" w:lineRule="auto"/>
        <w:jc w:val="both"/>
        <w:rPr>
          <w:del w:id="846" w:author="Douglas Souza" w:date="2024-10-20T16:32:00Z"/>
          <w:rFonts w:ascii="Times New Roman" w:hAnsi="Times New Roman" w:cs="Times New Roman"/>
          <w:sz w:val="24"/>
          <w:szCs w:val="24"/>
          <w:rPrChange w:id="847" w:author="Douglas Souza" w:date="2024-10-20T16:33:00Z">
            <w:rPr>
              <w:del w:id="848" w:author="Douglas Souza" w:date="2024-10-20T16:32:00Z"/>
            </w:rPr>
          </w:rPrChange>
        </w:rPr>
        <w:pPrChange w:id="849" w:author="Douglas Souza [2]" w:date="2026-09-05T16:52:00Z" w16du:dateUtc="2026-09-05T19:52:00Z">
          <w:pPr>
            <w:jc w:val="center"/>
          </w:pPr>
        </w:pPrChange>
      </w:pPr>
      <w:del w:id="850" w:author="Douglas Souza" w:date="2024-10-20T16:32:00Z">
        <w:r w:rsidRPr="00D70409" w:rsidDel="00D70409">
          <w:rPr>
            <w:rFonts w:ascii="Times New Roman" w:hAnsi="Times New Roman" w:cs="Times New Roman"/>
            <w:b/>
            <w:bCs/>
            <w:sz w:val="24"/>
            <w:szCs w:val="24"/>
            <w:rPrChange w:id="851" w:author="Douglas Souza" w:date="2024-10-20T16:33:00Z">
              <w:rPr>
                <w:b/>
                <w:bCs/>
              </w:rPr>
            </w:rPrChange>
          </w:rPr>
          <w:delText>CONFERÊNCIA DE DADOS DO SEU FINANCIAMENTO</w:delText>
        </w:r>
      </w:del>
    </w:p>
    <w:p w14:paraId="13C1BC1B" w14:textId="06CC78FF" w:rsidR="0037665E" w:rsidRPr="00D70409" w:rsidDel="00FF554F" w:rsidRDefault="0037665E">
      <w:pPr>
        <w:spacing w:after="0" w:line="360" w:lineRule="auto"/>
        <w:jc w:val="both"/>
        <w:rPr>
          <w:del w:id="852" w:author="Douglas Souza" w:date="2024-10-20T16:36:00Z"/>
          <w:rFonts w:ascii="Times New Roman" w:hAnsi="Times New Roman" w:cs="Times New Roman"/>
          <w:b/>
          <w:bCs/>
          <w:sz w:val="24"/>
          <w:szCs w:val="24"/>
          <w:rPrChange w:id="853" w:author="Douglas Souza" w:date="2024-10-20T16:33:00Z">
            <w:rPr>
              <w:del w:id="854" w:author="Douglas Souza" w:date="2024-10-20T16:36:00Z"/>
              <w:rFonts w:cstheme="minorHAnsi"/>
              <w:b/>
              <w:bCs/>
            </w:rPr>
          </w:rPrChange>
        </w:rPr>
        <w:pPrChange w:id="855" w:author="Douglas Souza [2]" w:date="2026-09-05T16:52:00Z" w16du:dateUtc="2026-09-05T19:52:00Z">
          <w:pPr>
            <w:spacing w:after="0"/>
            <w:jc w:val="center"/>
          </w:pPr>
        </w:pPrChange>
      </w:pPr>
      <w:del w:id="856" w:author="Douglas Souza" w:date="2024-10-20T16:36:00Z">
        <w:r w:rsidRPr="00D70409" w:rsidDel="00FF554F">
          <w:rPr>
            <w:rFonts w:ascii="Times New Roman" w:hAnsi="Times New Roman" w:cs="Times New Roman"/>
            <w:b/>
            <w:bCs/>
            <w:sz w:val="24"/>
            <w:szCs w:val="24"/>
            <w:rPrChange w:id="857" w:author="Douglas Souza" w:date="2024-10-20T16:33:00Z">
              <w:rPr>
                <w:rFonts w:cstheme="minorHAnsi"/>
                <w:b/>
                <w:bCs/>
              </w:rPr>
            </w:rPrChange>
          </w:rPr>
          <w:delText>SEGUROS OBRIGATÓRIOS</w:delText>
        </w:r>
        <w:r w:rsidRPr="00D70409" w:rsidDel="00FF554F">
          <w:rPr>
            <w:rFonts w:ascii="Times New Roman" w:hAnsi="Times New Roman" w:cs="Times New Roman"/>
            <w:b/>
            <w:bCs/>
            <w:color w:val="202124"/>
            <w:sz w:val="24"/>
            <w:szCs w:val="24"/>
            <w:shd w:val="clear" w:color="auto" w:fill="FFFFFF"/>
            <w:rPrChange w:id="858" w:author="Douglas Souza" w:date="2024-10-20T16:33:00Z">
              <w:rPr>
                <w:rFonts w:cstheme="minorHAnsi"/>
                <w:b/>
                <w:bCs/>
                <w:color w:val="202124"/>
                <w:shd w:val="clear" w:color="auto" w:fill="FFFFFF"/>
              </w:rPr>
            </w:rPrChange>
          </w:rPr>
          <w:delText xml:space="preserve"> - SFH (Sistema Financeiro da Habitação):</w:delText>
        </w:r>
      </w:del>
    </w:p>
    <w:p w14:paraId="491F40D2" w14:textId="60992B3F" w:rsidR="0037665E" w:rsidRPr="00805F76" w:rsidDel="00FF554F" w:rsidRDefault="0037665E">
      <w:pPr>
        <w:spacing w:after="0" w:line="360" w:lineRule="auto"/>
        <w:jc w:val="both"/>
        <w:rPr>
          <w:del w:id="859" w:author="Douglas Souza" w:date="2024-10-20T16:36:00Z"/>
          <w:rFonts w:ascii="Times New Roman" w:hAnsi="Times New Roman" w:cs="Times New Roman"/>
          <w:sz w:val="24"/>
          <w:szCs w:val="24"/>
          <w:shd w:val="clear" w:color="auto" w:fill="FFFFFF"/>
          <w:rPrChange w:id="860" w:author="Douglas Souza" w:date="2024-10-20T16:20:00Z">
            <w:rPr>
              <w:del w:id="861" w:author="Douglas Souza" w:date="2024-10-20T16:36:00Z"/>
              <w:rFonts w:cstheme="minorHAnsi"/>
              <w:shd w:val="clear" w:color="auto" w:fill="FFFFFF"/>
            </w:rPr>
          </w:rPrChange>
        </w:rPr>
        <w:pPrChange w:id="862" w:author="Douglas Souza [2]" w:date="2026-09-05T16:52:00Z" w16du:dateUtc="2026-09-05T19:52:00Z">
          <w:pPr>
            <w:spacing w:after="0"/>
            <w:jc w:val="center"/>
          </w:pPr>
        </w:pPrChange>
      </w:pPr>
      <w:del w:id="863" w:author="Douglas Souza" w:date="2024-10-20T16:36:00Z">
        <w:r w:rsidRPr="00D70409" w:rsidDel="00FF554F">
          <w:rPr>
            <w:rFonts w:ascii="Times New Roman" w:hAnsi="Times New Roman" w:cs="Times New Roman"/>
            <w:sz w:val="24"/>
            <w:szCs w:val="24"/>
            <w:shd w:val="clear" w:color="auto" w:fill="FFFFFF"/>
            <w:rPrChange w:id="864" w:author="Douglas Souza" w:date="2024-10-20T16:33:00Z">
              <w:rPr>
                <w:rFonts w:cstheme="minorHAnsi"/>
                <w:shd w:val="clear" w:color="auto" w:fill="FFFFFF"/>
              </w:rPr>
            </w:rPrChange>
          </w:rPr>
          <w:delText>Lei nº 4.380/1984 e o Decreto nº 73/1966</w:delText>
        </w:r>
      </w:del>
    </w:p>
    <w:p w14:paraId="257DA186" w14:textId="6F1CF39D" w:rsidR="00CF6E6C" w:rsidRPr="00805F76" w:rsidDel="00FF554F" w:rsidRDefault="00CF6E6C">
      <w:pPr>
        <w:spacing w:after="0" w:line="360" w:lineRule="auto"/>
        <w:jc w:val="both"/>
        <w:rPr>
          <w:del w:id="865" w:author="Douglas Souza" w:date="2024-10-20T16:36:00Z"/>
          <w:rFonts w:ascii="Times New Roman" w:hAnsi="Times New Roman" w:cs="Times New Roman"/>
          <w:sz w:val="24"/>
          <w:szCs w:val="24"/>
          <w:shd w:val="clear" w:color="auto" w:fill="FFFFFF"/>
          <w:rPrChange w:id="866" w:author="Douglas Souza" w:date="2024-10-20T16:20:00Z">
            <w:rPr>
              <w:del w:id="867" w:author="Douglas Souza" w:date="2024-10-20T16:36:00Z"/>
              <w:rFonts w:cstheme="minorHAnsi"/>
              <w:shd w:val="clear" w:color="auto" w:fill="FFFFFF"/>
            </w:rPr>
          </w:rPrChange>
        </w:rPr>
        <w:pPrChange w:id="868" w:author="Douglas Souza [2]" w:date="2026-09-05T16:52:00Z" w16du:dateUtc="2026-09-05T19:52:00Z">
          <w:pPr>
            <w:spacing w:after="0"/>
            <w:jc w:val="center"/>
          </w:pPr>
        </w:pPrChange>
      </w:pPr>
    </w:p>
    <w:p w14:paraId="217710EC" w14:textId="74125E87" w:rsidR="00D70409" w:rsidRDefault="00D70409">
      <w:pPr>
        <w:pStyle w:val="SemEspaamento"/>
        <w:spacing w:line="360" w:lineRule="auto"/>
        <w:jc w:val="both"/>
        <w:rPr>
          <w:ins w:id="869" w:author="Douglas Souza" w:date="2024-10-20T16:35:00Z"/>
          <w:rFonts w:ascii="Times New Roman" w:hAnsi="Times New Roman" w:cs="Times New Roman"/>
          <w:sz w:val="24"/>
          <w:szCs w:val="24"/>
        </w:rPr>
        <w:pPrChange w:id="870" w:author="Douglas Souza [2]" w:date="2026-09-05T16:52:00Z" w16du:dateUtc="2026-09-05T19:52:00Z">
          <w:pPr>
            <w:pStyle w:val="SemEspaamento"/>
          </w:pPr>
        </w:pPrChange>
      </w:pPr>
      <w:ins w:id="871" w:author="Douglas Souza" w:date="2024-10-20T16:32:00Z">
        <w:r>
          <w:rPr>
            <w:rFonts w:ascii="Times New Roman" w:hAnsi="Times New Roman" w:cs="Times New Roman"/>
            <w:sz w:val="24"/>
            <w:szCs w:val="24"/>
          </w:rPr>
          <w:t xml:space="preserve">Todo </w:t>
        </w:r>
      </w:ins>
      <w:ins w:id="872" w:author="Douglas Souza" w:date="2024-10-20T16:35:00Z">
        <w:r w:rsidR="00FF554F">
          <w:rPr>
            <w:rFonts w:ascii="Times New Roman" w:hAnsi="Times New Roman" w:cs="Times New Roman"/>
            <w:sz w:val="24"/>
            <w:szCs w:val="24"/>
          </w:rPr>
          <w:t>financiamento imobiliário tem, por obrigatoriedade legal, embutido em suas prestações dois seguros, sendo eles:</w:t>
        </w:r>
      </w:ins>
    </w:p>
    <w:p w14:paraId="79EEEC4E" w14:textId="77777777" w:rsidR="00FF554F" w:rsidRPr="00D70409" w:rsidRDefault="00FF554F">
      <w:pPr>
        <w:pStyle w:val="SemEspaamento"/>
        <w:spacing w:line="360" w:lineRule="auto"/>
        <w:jc w:val="both"/>
        <w:rPr>
          <w:ins w:id="873" w:author="Douglas Souza" w:date="2024-10-20T16:32:00Z"/>
          <w:rFonts w:ascii="Times New Roman" w:hAnsi="Times New Roman" w:cs="Times New Roman"/>
          <w:sz w:val="24"/>
          <w:szCs w:val="24"/>
          <w:rPrChange w:id="874" w:author="Douglas Souza" w:date="2024-10-20T16:32:00Z">
            <w:rPr>
              <w:ins w:id="875" w:author="Douglas Souza" w:date="2024-10-20T16:32:00Z"/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876" w:author="Douglas Souza [2]" w:date="2026-09-05T16:52:00Z" w16du:dateUtc="2026-09-05T19:52:00Z">
          <w:pPr>
            <w:pStyle w:val="SemEspaamento"/>
          </w:pPr>
        </w:pPrChange>
      </w:pPr>
    </w:p>
    <w:p w14:paraId="68306CEC" w14:textId="5BC2BDE3" w:rsidR="0037665E" w:rsidRPr="00805F76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77" w:author="Douglas Souza" w:date="2024-10-20T16:20:00Z">
            <w:rPr/>
          </w:rPrChange>
        </w:rPr>
        <w:pPrChange w:id="878" w:author="Douglas Souza [2]" w:date="2026-09-05T16:52:00Z" w16du:dateUtc="2026-09-05T19:52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79" w:author="Douglas Souza" w:date="2024-10-20T16:20:00Z">
            <w:rPr>
              <w:b/>
              <w:bCs/>
            </w:rPr>
          </w:rPrChange>
        </w:rPr>
        <w:lastRenderedPageBreak/>
        <w:t>MIP</w:t>
      </w:r>
      <w:r w:rsidRPr="00805F76">
        <w:rPr>
          <w:rFonts w:ascii="Times New Roman" w:hAnsi="Times New Roman" w:cs="Times New Roman"/>
          <w:sz w:val="24"/>
          <w:szCs w:val="24"/>
          <w:rPrChange w:id="880" w:author="Douglas Souza" w:date="2024-10-20T16:20:00Z">
            <w:rPr/>
          </w:rPrChange>
        </w:rPr>
        <w:t xml:space="preserve"> - Cobertura para morte, invalidez permanente: Pode ser acionado em caso de invalidez permanente de um dos titulares do financiamento (quando existe composição de renda) ou em caso de morte. Nesses casos, o saldo do financiamento é integralmente quitado. </w:t>
      </w:r>
      <w:r w:rsidRPr="00805F76">
        <w:rPr>
          <w:rFonts w:ascii="Times New Roman" w:hAnsi="Times New Roman" w:cs="Times New Roman"/>
          <w:sz w:val="24"/>
          <w:szCs w:val="24"/>
          <w:rPrChange w:id="881" w:author="Douglas Souza" w:date="2024-10-20T16:20:00Z">
            <w:rPr/>
          </w:rPrChange>
        </w:rPr>
        <w:br/>
      </w:r>
      <w:del w:id="882" w:author="Douglas Souza [2]" w:date="2026-05-17T14:03:00Z" w16du:dateUtc="2026-05-17T17:03:00Z">
        <w:r w:rsidRPr="00805F76" w:rsidDel="003E0C70">
          <w:rPr>
            <w:rFonts w:ascii="Times New Roman" w:hAnsi="Times New Roman" w:cs="Times New Roman"/>
            <w:sz w:val="24"/>
            <w:szCs w:val="24"/>
            <w:rPrChange w:id="883" w:author="Douglas Souza" w:date="2024-10-20T16:20:00Z">
              <w:rPr/>
            </w:rPrChange>
          </w:rPr>
          <w:delText>- A</w:delText>
        </w:r>
      </w:del>
      <w:ins w:id="884" w:author="Douglas Souza [2]" w:date="2026-05-17T14:03:00Z" w16du:dateUtc="2026-05-17T17:03:00Z">
        <w:r w:rsidR="003E0C70">
          <w:rPr>
            <w:rFonts w:ascii="Times New Roman" w:hAnsi="Times New Roman" w:cs="Times New Roman"/>
            <w:sz w:val="24"/>
            <w:szCs w:val="24"/>
          </w:rPr>
          <w:t>Como regra, a</w:t>
        </w:r>
      </w:ins>
      <w:r w:rsidRPr="00805F76">
        <w:rPr>
          <w:rFonts w:ascii="Times New Roman" w:hAnsi="Times New Roman" w:cs="Times New Roman"/>
          <w:sz w:val="24"/>
          <w:szCs w:val="24"/>
          <w:rPrChange w:id="885" w:author="Douglas Souza" w:date="2024-10-20T16:20:00Z">
            <w:rPr/>
          </w:rPrChange>
        </w:rPr>
        <w:t xml:space="preserve"> alíquota do seguro MIP é calculada com base na faixa etária do cliente</w:t>
      </w:r>
      <w:r w:rsidR="00BB1342" w:rsidRPr="00805F76">
        <w:rPr>
          <w:rFonts w:ascii="Times New Roman" w:hAnsi="Times New Roman" w:cs="Times New Roman"/>
          <w:sz w:val="24"/>
          <w:szCs w:val="24"/>
          <w:rPrChange w:id="886" w:author="Douglas Souza" w:date="2024-10-20T16:20:00Z">
            <w:rPr/>
          </w:rPrChange>
        </w:rPr>
        <w:t xml:space="preserve">, </w:t>
      </w:r>
      <w:r w:rsidRPr="00805F76">
        <w:rPr>
          <w:rFonts w:ascii="Times New Roman" w:hAnsi="Times New Roman" w:cs="Times New Roman"/>
          <w:sz w:val="24"/>
          <w:szCs w:val="24"/>
          <w:rPrChange w:id="887" w:author="Douglas Souza" w:date="2024-10-20T16:20:00Z">
            <w:rPr/>
          </w:rPrChange>
        </w:rPr>
        <w:t>que é multiplicada ao saldo devedor mensalmente atualizado</w:t>
      </w:r>
      <w:ins w:id="888" w:author="Douglas Souza [2]" w:date="2026-05-17T14:03:00Z" w16du:dateUtc="2026-05-17T17:03:00Z">
        <w:r w:rsidR="003E0C70">
          <w:rPr>
            <w:rFonts w:ascii="Times New Roman" w:hAnsi="Times New Roman" w:cs="Times New Roman"/>
            <w:sz w:val="24"/>
            <w:szCs w:val="24"/>
          </w:rPr>
          <w:t xml:space="preserve"> (O banco Santander é uma exceção).</w:t>
        </w:r>
      </w:ins>
      <w:del w:id="889" w:author="Douglas Souza [2]" w:date="2026-05-17T14:03:00Z" w16du:dateUtc="2026-05-17T17:03:00Z">
        <w:r w:rsidRPr="00805F76" w:rsidDel="003E0C70">
          <w:rPr>
            <w:rFonts w:ascii="Times New Roman" w:hAnsi="Times New Roman" w:cs="Times New Roman"/>
            <w:sz w:val="24"/>
            <w:szCs w:val="24"/>
            <w:rPrChange w:id="890" w:author="Douglas Souza" w:date="2024-10-20T16:20:00Z">
              <w:rPr/>
            </w:rPrChange>
          </w:rPr>
          <w:delText>.</w:delText>
        </w:r>
      </w:del>
    </w:p>
    <w:p w14:paraId="6D2EEBB4" w14:textId="67126C18" w:rsidR="006C6549" w:rsidDel="002711C3" w:rsidRDefault="0037665E">
      <w:pPr>
        <w:pStyle w:val="SemEspaamento"/>
        <w:spacing w:line="360" w:lineRule="auto"/>
        <w:jc w:val="both"/>
        <w:rPr>
          <w:del w:id="891" w:author="Douglas Souza [2]" w:date="2026-09-02T15:34:00Z" w16du:dateUtc="2026-09-02T18:34:00Z"/>
          <w:rFonts w:ascii="Times New Roman" w:hAnsi="Times New Roman" w:cs="Times New Roman"/>
          <w:sz w:val="24"/>
          <w:szCs w:val="24"/>
        </w:rPr>
        <w:pPrChange w:id="892" w:author="Douglas Souza [2]" w:date="2026-09-05T16:52:00Z" w16du:dateUtc="2026-09-05T19:52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93" w:author="Douglas Souza" w:date="2024-10-20T16:20:00Z">
            <w:rPr>
              <w:b/>
              <w:bCs/>
            </w:rPr>
          </w:rPrChange>
        </w:rPr>
        <w:t>DFI</w:t>
      </w:r>
      <w:r w:rsidRPr="00805F76">
        <w:rPr>
          <w:rFonts w:ascii="Times New Roman" w:hAnsi="Times New Roman" w:cs="Times New Roman"/>
          <w:sz w:val="24"/>
          <w:szCs w:val="24"/>
          <w:rPrChange w:id="894" w:author="Douglas Souza" w:date="2024-10-20T16:20:00Z">
            <w:rPr/>
          </w:rPrChange>
        </w:rPr>
        <w:t xml:space="preserve"> </w:t>
      </w:r>
      <w:r w:rsidR="00BB1342" w:rsidRPr="00805F76">
        <w:rPr>
          <w:rFonts w:ascii="Times New Roman" w:hAnsi="Times New Roman" w:cs="Times New Roman"/>
          <w:sz w:val="24"/>
          <w:szCs w:val="24"/>
          <w:rPrChange w:id="895" w:author="Douglas Souza" w:date="2024-10-20T16:20:00Z">
            <w:rPr/>
          </w:rPrChange>
        </w:rPr>
        <w:t>–</w:t>
      </w:r>
      <w:r w:rsidRPr="00805F76">
        <w:rPr>
          <w:rFonts w:ascii="Times New Roman" w:hAnsi="Times New Roman" w:cs="Times New Roman"/>
          <w:sz w:val="24"/>
          <w:szCs w:val="24"/>
          <w:rPrChange w:id="896" w:author="Douglas Souza" w:date="2024-10-20T16:20:00Z">
            <w:rPr/>
          </w:rPrChange>
        </w:rPr>
        <w:t xml:space="preserve"> Abrange</w:t>
      </w:r>
      <w:r w:rsidR="00BB1342" w:rsidRPr="00805F76">
        <w:rPr>
          <w:rFonts w:ascii="Times New Roman" w:hAnsi="Times New Roman" w:cs="Times New Roman"/>
          <w:sz w:val="24"/>
          <w:szCs w:val="24"/>
          <w:rPrChange w:id="897" w:author="Douglas Souza" w:date="2024-10-20T16:20:00Z">
            <w:rPr/>
          </w:rPrChange>
        </w:rPr>
        <w:t xml:space="preserve"> ocorrências como incêndio, vendaval, destelhamento e inundação. Nestes casos, os estragos são pagos pela seguradora contratada. A indenização será igual ao valor necessário para restaurar o imóvel, deixando-o em condições idênticas às que apresentava antes do sinistro. Observação: o DFI não cobre problemas oriundos da má construção.</w:t>
      </w:r>
    </w:p>
    <w:p w14:paraId="5B18F542" w14:textId="77777777" w:rsidR="002711C3" w:rsidRDefault="002711C3">
      <w:pPr>
        <w:pStyle w:val="SemEspaamento"/>
        <w:spacing w:line="360" w:lineRule="auto"/>
        <w:jc w:val="both"/>
        <w:rPr>
          <w:ins w:id="898" w:author="Douglas Souza [2]" w:date="2026-09-02T15:34:00Z" w16du:dateUtc="2026-09-02T18:34:00Z"/>
          <w:rFonts w:ascii="Times New Roman" w:hAnsi="Times New Roman" w:cs="Times New Roman"/>
          <w:sz w:val="24"/>
          <w:szCs w:val="24"/>
        </w:rPr>
        <w:pPrChange w:id="899" w:author="Douglas Souza [2]" w:date="2026-09-05T16:52:00Z" w16du:dateUtc="2026-09-05T19:52:00Z">
          <w:pPr>
            <w:pStyle w:val="SemEspaamento"/>
            <w:jc w:val="both"/>
          </w:pPr>
        </w:pPrChange>
      </w:pPr>
    </w:p>
    <w:p w14:paraId="413360BD" w14:textId="77777777" w:rsidR="002711C3" w:rsidRDefault="002711C3">
      <w:pPr>
        <w:pStyle w:val="SemEspaamento"/>
        <w:spacing w:line="360" w:lineRule="auto"/>
        <w:jc w:val="both"/>
        <w:rPr>
          <w:ins w:id="900" w:author="Douglas Souza [2]" w:date="2026-09-02T15:34:00Z" w16du:dateUtc="2026-09-02T18:34:00Z"/>
          <w:rFonts w:ascii="Times New Roman" w:hAnsi="Times New Roman" w:cs="Times New Roman"/>
          <w:sz w:val="24"/>
          <w:szCs w:val="24"/>
        </w:rPr>
        <w:pPrChange w:id="901" w:author="Douglas Souza [2]" w:date="2026-09-05T16:52:00Z" w16du:dateUtc="2026-09-05T19:52:00Z">
          <w:pPr>
            <w:pStyle w:val="SemEspaamento"/>
          </w:pPr>
        </w:pPrChange>
      </w:pPr>
    </w:p>
    <w:p w14:paraId="446E6E32" w14:textId="1E829D9C" w:rsidR="00C76E93" w:rsidDel="002711C3" w:rsidRDefault="009B6897">
      <w:pPr>
        <w:pStyle w:val="SemEspaamento"/>
        <w:spacing w:line="360" w:lineRule="auto"/>
        <w:jc w:val="both"/>
        <w:rPr>
          <w:ins w:id="902" w:author="Douglas Souza" w:date="2024-10-20T16:37:00Z"/>
          <w:del w:id="903" w:author="Douglas Souza [2]" w:date="2026-09-02T15:34:00Z" w16du:dateUtc="2026-09-02T18:34:00Z"/>
          <w:rFonts w:ascii="Times New Roman" w:hAnsi="Times New Roman" w:cs="Times New Roman"/>
          <w:sz w:val="24"/>
          <w:szCs w:val="24"/>
        </w:rPr>
        <w:pPrChange w:id="904" w:author="Douglas Souza [2]" w:date="2026-09-05T16:52:00Z" w16du:dateUtc="2026-09-05T19:52:00Z">
          <w:pPr>
            <w:pStyle w:val="SemEspaamento"/>
          </w:pPr>
        </w:pPrChange>
      </w:pPr>
      <w:ins w:id="905" w:author="Douglas Souza [2]" w:date="2026-09-02T15:44:00Z" w16du:dateUtc="2026-09-02T18:44:00Z">
        <w:r w:rsidRPr="00805F76">
          <w:rPr>
            <w:rFonts w:ascii="Times New Roman" w:hAnsi="Times New Roman" w:cs="Times New Roman"/>
            <w:noProof/>
            <w:sz w:val="24"/>
            <w:szCs w:val="24"/>
            <w:rPrChange w:id="906" w:author="Douglas Souza" w:date="2024-10-20T16:20:00Z">
              <w:rPr>
                <w:rFonts w:cstheme="minorHAnsi"/>
                <w:noProof/>
              </w:rPr>
            </w:rPrChange>
          </w:rPr>
          <w:drawing>
            <wp:anchor distT="0" distB="0" distL="114300" distR="114300" simplePos="0" relativeHeight="251701760" behindDoc="0" locked="0" layoutInCell="1" allowOverlap="1" wp14:anchorId="3717F2C6" wp14:editId="43654FE6">
              <wp:simplePos x="0" y="0"/>
              <wp:positionH relativeFrom="margin">
                <wp:posOffset>-754911</wp:posOffset>
              </wp:positionH>
              <wp:positionV relativeFrom="paragraph">
                <wp:posOffset>299189</wp:posOffset>
              </wp:positionV>
              <wp:extent cx="1346200" cy="1943100"/>
              <wp:effectExtent l="0" t="0" r="0" b="0"/>
              <wp:wrapSquare wrapText="bothSides"/>
              <wp:docPr id="1251412408" name="Imagem 1251412408" descr="Imagem digital fictícia de personagem de desenho animad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18" descr="Imagem digital fictícia de personagem de desenho animad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46200" cy="194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2F08B45A" w14:textId="1EFC733A" w:rsidR="00FF5159" w:rsidRPr="00FF5159" w:rsidRDefault="003A7437">
      <w:pPr>
        <w:pStyle w:val="SemEspaamento"/>
        <w:spacing w:line="360" w:lineRule="auto"/>
        <w:jc w:val="both"/>
        <w:rPr>
          <w:ins w:id="907" w:author="Douglas Souza [2]" w:date="2026-09-02T15:21:00Z" w16du:dateUtc="2026-09-02T18:21:00Z"/>
          <w:rFonts w:ascii="Times New Roman" w:hAnsi="Times New Roman" w:cs="Times New Roman"/>
          <w:b/>
          <w:bCs/>
          <w:sz w:val="24"/>
          <w:szCs w:val="24"/>
          <w:rPrChange w:id="908" w:author="Douglas Souza [2]" w:date="2026-09-02T15:43:00Z" w16du:dateUtc="2026-09-02T18:43:00Z">
            <w:rPr>
              <w:ins w:id="909" w:author="Douglas Souza [2]" w:date="2026-09-02T15:21:00Z" w16du:dateUtc="2026-09-02T18:21:00Z"/>
              <w:rFonts w:ascii="Times New Roman" w:hAnsi="Times New Roman" w:cs="Times New Roman"/>
              <w:b/>
              <w:bCs/>
              <w:i/>
              <w:iCs/>
              <w:sz w:val="24"/>
              <w:szCs w:val="24"/>
              <w:u w:val="single"/>
            </w:rPr>
          </w:rPrChange>
        </w:rPr>
        <w:pPrChange w:id="910" w:author="Douglas Souza [2]" w:date="2026-09-05T16:52:00Z" w16du:dateUtc="2026-09-05T19:52:00Z">
          <w:pPr>
            <w:jc w:val="both"/>
          </w:pPr>
        </w:pPrChange>
      </w:pPr>
      <w:ins w:id="911" w:author="Douglas Souza [2]" w:date="2026-09-02T15:21:00Z" w16du:dateUtc="2026-09-02T18:21:00Z">
        <w:r>
          <w:rPr>
            <w:rFonts w:ascii="Times New Roman" w:hAnsi="Times New Roman" w:cs="Times New Roman"/>
            <w:b/>
            <w:bCs/>
            <w:sz w:val="24"/>
            <w:szCs w:val="24"/>
          </w:rPr>
          <w:t>SOBRE SFI E SFH</w:t>
        </w:r>
      </w:ins>
      <w:ins w:id="912" w:author="Douglas Souza [2]" w:date="2026-09-02T15:24:00Z" w16du:dateUtc="2026-09-02T18:24:00Z"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- </w:t>
        </w:r>
        <w:r w:rsidRPr="003A7437">
          <w:rPr>
            <w:rFonts w:ascii="Times New Roman" w:hAnsi="Times New Roman" w:cs="Times New Roman"/>
            <w:b/>
            <w:bCs/>
            <w:sz w:val="24"/>
            <w:szCs w:val="24"/>
          </w:rPr>
          <w:t>Lei nº 4.380 de 1964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e </w:t>
        </w:r>
        <w:r w:rsidRPr="003A7437">
          <w:rPr>
            <w:rFonts w:ascii="Times New Roman" w:hAnsi="Times New Roman" w:cs="Times New Roman"/>
            <w:b/>
            <w:bCs/>
            <w:sz w:val="24"/>
            <w:szCs w:val="24"/>
          </w:rPr>
          <w:t>Lei nº 9.514 de 1997</w:t>
        </w:r>
      </w:ins>
    </w:p>
    <w:p w14:paraId="575CF41B" w14:textId="37965D35" w:rsidR="003A7437" w:rsidRDefault="003A7437">
      <w:pPr>
        <w:pStyle w:val="SemEspaamento"/>
        <w:spacing w:line="360" w:lineRule="auto"/>
        <w:jc w:val="both"/>
        <w:rPr>
          <w:ins w:id="913" w:author="Douglas Souza [2]" w:date="2026-09-02T15:21:00Z" w16du:dateUtc="2026-09-02T18:21:00Z"/>
          <w:rFonts w:ascii="Times New Roman" w:hAnsi="Times New Roman" w:cs="Times New Roman"/>
          <w:sz w:val="24"/>
          <w:szCs w:val="24"/>
        </w:rPr>
        <w:pPrChange w:id="914" w:author="Douglas Souza [2]" w:date="2026-09-05T16:52:00Z" w16du:dateUtc="2026-09-05T19:52:00Z">
          <w:pPr>
            <w:pStyle w:val="SemEspaamento"/>
          </w:pPr>
        </w:pPrChange>
      </w:pPr>
      <w:ins w:id="915" w:author="Douglas Souza [2]" w:date="2026-09-02T15:23:00Z" w16du:dateUtc="2026-09-02T18:23:00Z">
        <w:r>
          <w:rPr>
            <w:rFonts w:ascii="Times New Roman" w:hAnsi="Times New Roman" w:cs="Times New Roman"/>
            <w:sz w:val="24"/>
            <w:szCs w:val="24"/>
          </w:rPr>
          <w:t xml:space="preserve">O seu contrato de financiamento imobiliário pode ser regido pelo </w:t>
        </w:r>
      </w:ins>
      <w:ins w:id="916" w:author="Douglas Souza [2]" w:date="2026-09-02T15:22:00Z" w16du:dateUtc="2026-09-02T18:22:00Z">
        <w:r>
          <w:rPr>
            <w:rFonts w:ascii="Times New Roman" w:hAnsi="Times New Roman" w:cs="Times New Roman"/>
            <w:sz w:val="24"/>
            <w:szCs w:val="24"/>
          </w:rPr>
          <w:t xml:space="preserve">Sistema Financeiro de Habitação (SFH) </w:t>
        </w:r>
      </w:ins>
      <w:ins w:id="917" w:author="Douglas Souza [2]" w:date="2026-09-02T15:23:00Z" w16du:dateUtc="2026-09-02T18:23:00Z">
        <w:r w:rsidRPr="003A7437">
          <w:rPr>
            <w:rFonts w:ascii="Times New Roman" w:hAnsi="Times New Roman" w:cs="Times New Roman"/>
            <w:sz w:val="24"/>
            <w:szCs w:val="24"/>
            <w:u w:val="single"/>
            <w:rPrChange w:id="918" w:author="Douglas Souza [2]" w:date="2026-09-02T15:23:00Z" w16du:dateUtc="2026-09-02T18:23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ou</w:t>
        </w:r>
        <w:r>
          <w:rPr>
            <w:rFonts w:ascii="Times New Roman" w:hAnsi="Times New Roman" w:cs="Times New Roman"/>
            <w:sz w:val="24"/>
            <w:szCs w:val="24"/>
          </w:rPr>
          <w:t xml:space="preserve"> pelo</w:t>
        </w:r>
      </w:ins>
      <w:ins w:id="919" w:author="Douglas Souza [2]" w:date="2026-09-02T15:22:00Z" w16du:dateUtc="2026-09-02T18:22:00Z">
        <w:r>
          <w:rPr>
            <w:rFonts w:ascii="Times New Roman" w:hAnsi="Times New Roman" w:cs="Times New Roman"/>
            <w:sz w:val="24"/>
            <w:szCs w:val="24"/>
          </w:rPr>
          <w:t xml:space="preserve"> Sistema de Financiamento Imobiliário (SFI)</w:t>
        </w:r>
      </w:ins>
      <w:ins w:id="920" w:author="Douglas Souza [2]" w:date="2026-09-02T15:23:00Z" w16du:dateUtc="2026-09-02T18:23:00Z">
        <w:r>
          <w:rPr>
            <w:rFonts w:ascii="Times New Roman" w:hAnsi="Times New Roman" w:cs="Times New Roman"/>
            <w:sz w:val="24"/>
            <w:szCs w:val="24"/>
          </w:rPr>
          <w:t>. A principal diferença entre eles será o tipo de imóvel (SFH para imóveis residenciais</w:t>
        </w:r>
      </w:ins>
      <w:ins w:id="921" w:author="Douglas Souza [2]" w:date="2026-09-02T15:26:00Z" w16du:dateUtc="2026-09-02T18:26:00Z">
        <w:r>
          <w:rPr>
            <w:rFonts w:ascii="Times New Roman" w:hAnsi="Times New Roman" w:cs="Times New Roman"/>
            <w:sz w:val="24"/>
            <w:szCs w:val="24"/>
          </w:rPr>
          <w:t xml:space="preserve"> e taxa de juros nominal anual menor do que 12%</w:t>
        </w:r>
      </w:ins>
      <w:ins w:id="922" w:author="Douglas Souza [2]" w:date="2026-09-02T15:23:00Z" w16du:dateUtc="2026-09-02T18:23:00Z">
        <w:r>
          <w:rPr>
            <w:rFonts w:ascii="Times New Roman" w:hAnsi="Times New Roman" w:cs="Times New Roman"/>
            <w:sz w:val="24"/>
            <w:szCs w:val="24"/>
          </w:rPr>
          <w:t xml:space="preserve">) </w:t>
        </w:r>
      </w:ins>
      <w:ins w:id="923" w:author="Douglas Souza [2]" w:date="2026-09-02T15:24:00Z" w16du:dateUtc="2026-09-02T18:24:00Z">
        <w:r>
          <w:rPr>
            <w:rFonts w:ascii="Times New Roman" w:hAnsi="Times New Roman" w:cs="Times New Roman"/>
            <w:sz w:val="24"/>
            <w:szCs w:val="24"/>
          </w:rPr>
          <w:t xml:space="preserve">e o desconto (ou não) </w:t>
        </w:r>
      </w:ins>
      <w:ins w:id="924" w:author="Douglas Souza [2]" w:date="2026-09-02T15:25:00Z" w16du:dateUtc="2026-09-02T18:25:00Z">
        <w:r>
          <w:rPr>
            <w:rFonts w:ascii="Times New Roman" w:hAnsi="Times New Roman" w:cs="Times New Roman"/>
            <w:sz w:val="24"/>
            <w:szCs w:val="24"/>
          </w:rPr>
          <w:t xml:space="preserve">de 50% no cartório na hora do pagamento do seu registro. </w:t>
        </w:r>
        <w:r w:rsidRPr="003A7437">
          <w:rPr>
            <w:rFonts w:ascii="Times New Roman" w:hAnsi="Times New Roman" w:cs="Times New Roman"/>
            <w:sz w:val="24"/>
            <w:szCs w:val="24"/>
            <w:u w:val="single"/>
            <w:rPrChange w:id="925" w:author="Douglas Souza [2]" w:date="2026-09-02T15:25:00Z" w16du:dateUtc="2026-09-02T18:25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Note que se o contrato for enquadrado no SFI, o comprador não terá direito a este desconto</w:t>
        </w:r>
        <w:r>
          <w:rPr>
            <w:rFonts w:ascii="Times New Roman" w:hAnsi="Times New Roman" w:cs="Times New Roman"/>
            <w:sz w:val="24"/>
            <w:szCs w:val="24"/>
          </w:rPr>
          <w:t xml:space="preserve">, visto que é uma medida garantida pelo SFH e não é disposta no SFI. </w:t>
        </w:r>
      </w:ins>
    </w:p>
    <w:p w14:paraId="0BDB7D76" w14:textId="23228554" w:rsidR="00FF554F" w:rsidDel="003A7437" w:rsidRDefault="00FF554F">
      <w:pPr>
        <w:pStyle w:val="SemEspaamento"/>
        <w:spacing w:line="360" w:lineRule="auto"/>
        <w:jc w:val="both"/>
        <w:rPr>
          <w:ins w:id="926" w:author="Douglas Souza" w:date="2024-10-20T16:36:00Z"/>
          <w:del w:id="927" w:author="Douglas Souza [2]" w:date="2026-09-02T15:26:00Z" w16du:dateUtc="2026-09-02T18:26:00Z"/>
          <w:rFonts w:ascii="Times New Roman" w:hAnsi="Times New Roman" w:cs="Times New Roman"/>
          <w:sz w:val="24"/>
          <w:szCs w:val="24"/>
        </w:rPr>
        <w:pPrChange w:id="928" w:author="Douglas Souza [2]" w:date="2026-09-05T16:52:00Z" w16du:dateUtc="2026-09-05T19:52:00Z">
          <w:pPr>
            <w:pStyle w:val="SemEspaamento"/>
          </w:pPr>
        </w:pPrChange>
      </w:pPr>
    </w:p>
    <w:p w14:paraId="12167B07" w14:textId="77777777" w:rsidR="000925C9" w:rsidRDefault="000925C9">
      <w:pPr>
        <w:spacing w:line="360" w:lineRule="auto"/>
        <w:jc w:val="both"/>
        <w:rPr>
          <w:ins w:id="929" w:author="Prime RMS" w:date="2025-05-30T14:38:00Z" w16du:dateUtc="2025-05-30T17:38:00Z"/>
          <w:rFonts w:ascii="Times New Roman" w:hAnsi="Times New Roman" w:cs="Times New Roman"/>
          <w:b/>
          <w:bCs/>
          <w:sz w:val="28"/>
          <w:szCs w:val="28"/>
        </w:rPr>
        <w:pPrChange w:id="930" w:author="Douglas Souza [2]" w:date="2026-09-05T16:52:00Z" w16du:dateUtc="2026-09-05T19:52:00Z">
          <w:pPr>
            <w:jc w:val="center"/>
          </w:pPr>
        </w:pPrChange>
      </w:pPr>
    </w:p>
    <w:p w14:paraId="0FE9CBA4" w14:textId="40C0AD82" w:rsidR="00FF554F" w:rsidRPr="00FF554F" w:rsidRDefault="00FF554F">
      <w:pPr>
        <w:spacing w:line="360" w:lineRule="auto"/>
        <w:jc w:val="both"/>
        <w:rPr>
          <w:ins w:id="931" w:author="Douglas Souza" w:date="2024-10-20T16:36:00Z"/>
          <w:rFonts w:ascii="Times New Roman" w:hAnsi="Times New Roman" w:cs="Times New Roman"/>
          <w:sz w:val="28"/>
          <w:szCs w:val="28"/>
          <w:rPrChange w:id="932" w:author="Douglas Souza" w:date="2024-10-20T16:36:00Z">
            <w:rPr>
              <w:ins w:id="933" w:author="Douglas Souza" w:date="2024-10-20T16:36:00Z"/>
              <w:rFonts w:ascii="Times New Roman" w:hAnsi="Times New Roman" w:cs="Times New Roman"/>
              <w:sz w:val="24"/>
              <w:szCs w:val="24"/>
            </w:rPr>
          </w:rPrChange>
        </w:rPr>
        <w:pPrChange w:id="934" w:author="Douglas Souza [2]" w:date="2026-09-05T16:52:00Z" w16du:dateUtc="2026-09-05T19:52:00Z">
          <w:pPr>
            <w:jc w:val="center"/>
          </w:pPr>
        </w:pPrChange>
      </w:pPr>
      <w:ins w:id="935" w:author="Douglas Souza" w:date="2024-10-20T16:36:00Z">
        <w:r w:rsidRPr="00FF554F">
          <w:rPr>
            <w:rFonts w:ascii="Times New Roman" w:hAnsi="Times New Roman" w:cs="Times New Roman"/>
            <w:b/>
            <w:bCs/>
            <w:sz w:val="28"/>
            <w:szCs w:val="28"/>
            <w:rPrChange w:id="936" w:author="Douglas Souza" w:date="2024-10-20T16:36:00Z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PrChange>
          </w:rPr>
          <w:t>CONFERÊNCIA DE DADOS DO SEU FINANCIAMENTO</w:t>
        </w:r>
      </w:ins>
    </w:p>
    <w:p w14:paraId="7ADAEF81" w14:textId="03D1EBB7" w:rsidR="00FF554F" w:rsidDel="0026564D" w:rsidRDefault="00FF554F">
      <w:pPr>
        <w:spacing w:line="360" w:lineRule="auto"/>
        <w:jc w:val="both"/>
        <w:rPr>
          <w:del w:id="937" w:author="Douglas Souza" w:date="2024-10-20T16:36:00Z"/>
          <w:rFonts w:ascii="Times New Roman" w:hAnsi="Times New Roman" w:cs="Times New Roman"/>
          <w:sz w:val="24"/>
          <w:szCs w:val="24"/>
        </w:rPr>
        <w:pPrChange w:id="938" w:author="Douglas Souza [2]" w:date="2026-09-05T16:52:00Z" w16du:dateUtc="2026-09-05T19:52:00Z">
          <w:pPr>
            <w:jc w:val="both"/>
          </w:pPr>
        </w:pPrChange>
      </w:pPr>
    </w:p>
    <w:p w14:paraId="37868F3A" w14:textId="77777777" w:rsidR="0026564D" w:rsidRPr="00805F76" w:rsidRDefault="0026564D">
      <w:pPr>
        <w:pStyle w:val="SemEspaamento"/>
        <w:spacing w:line="360" w:lineRule="auto"/>
        <w:jc w:val="both"/>
        <w:rPr>
          <w:ins w:id="939" w:author="Luana Pereira" w:date="2025-02-03T11:54:00Z"/>
          <w:rFonts w:ascii="Times New Roman" w:hAnsi="Times New Roman" w:cs="Times New Roman"/>
          <w:sz w:val="24"/>
          <w:szCs w:val="24"/>
          <w:rPrChange w:id="940" w:author="Douglas Souza" w:date="2024-10-20T16:20:00Z">
            <w:rPr>
              <w:ins w:id="941" w:author="Luana Pereira" w:date="2025-02-03T11:54:00Z"/>
            </w:rPr>
          </w:rPrChange>
        </w:rPr>
        <w:pPrChange w:id="942" w:author="Douglas Souza [2]" w:date="2026-09-05T16:52:00Z" w16du:dateUtc="2026-09-05T19:52:00Z">
          <w:pPr>
            <w:pStyle w:val="SemEspaamento"/>
          </w:pPr>
        </w:pPrChange>
      </w:pPr>
    </w:p>
    <w:p w14:paraId="2EDC718A" w14:textId="6941BA6D" w:rsidR="00C44E65" w:rsidRPr="00805F76" w:rsidDel="00805F76" w:rsidRDefault="00C44E65">
      <w:pPr>
        <w:spacing w:after="0" w:line="360" w:lineRule="auto"/>
        <w:jc w:val="both"/>
        <w:rPr>
          <w:del w:id="943" w:author="Douglas Souza" w:date="2024-10-20T16:21:00Z"/>
          <w:rFonts w:ascii="Times New Roman" w:hAnsi="Times New Roman" w:cs="Times New Roman"/>
          <w:sz w:val="24"/>
          <w:szCs w:val="24"/>
          <w:rPrChange w:id="944" w:author="Douglas Souza" w:date="2024-10-20T16:20:00Z">
            <w:rPr>
              <w:del w:id="945" w:author="Douglas Souza" w:date="2024-10-20T16:21:00Z"/>
              <w:rFonts w:cstheme="minorHAnsi"/>
            </w:rPr>
          </w:rPrChange>
        </w:rPr>
        <w:pPrChange w:id="946" w:author="Douglas Souza [2]" w:date="2026-09-05T16:52:00Z" w16du:dateUtc="2026-09-05T19:52:00Z">
          <w:pPr>
            <w:jc w:val="both"/>
          </w:pPr>
        </w:pPrChange>
      </w:pPr>
    </w:p>
    <w:p w14:paraId="30DC8682" w14:textId="455164A3" w:rsidR="008D4E59" w:rsidDel="003A7437" w:rsidRDefault="00906221">
      <w:pPr>
        <w:spacing w:after="0" w:line="360" w:lineRule="auto"/>
        <w:jc w:val="both"/>
        <w:rPr>
          <w:ins w:id="947" w:author="Prime RMS" w:date="2025-08-29T12:47:00Z" w16du:dateUtc="2025-08-29T15:47:00Z"/>
          <w:del w:id="948" w:author="Douglas Souza [2]" w:date="2026-09-02T15:26:00Z" w16du:dateUtc="2026-09-02T18:26:00Z"/>
          <w:rFonts w:ascii="Times New Roman" w:hAnsi="Times New Roman" w:cs="Times New Roman"/>
          <w:b/>
          <w:bCs/>
          <w:sz w:val="24"/>
          <w:szCs w:val="24"/>
        </w:rPr>
        <w:pPrChange w:id="949" w:author="Douglas Souza [2]" w:date="2026-09-05T16:52:00Z" w16du:dateUtc="2026-09-05T19:52:00Z">
          <w:pPr>
            <w:jc w:val="both"/>
          </w:pPr>
        </w:pPrChange>
      </w:pPr>
      <w:del w:id="950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51" w:author="Douglas Souza" w:date="2024-10-20T16:20:00Z">
              <w:rPr>
                <w:rFonts w:cstheme="minorHAnsi"/>
                <w:b/>
                <w:bCs/>
              </w:rPr>
            </w:rPrChange>
          </w:rPr>
          <w:delText>Proponente:</w:delText>
        </w:r>
        <w:r w:rsidR="0023488F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52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 </w:delText>
        </w:r>
      </w:del>
      <w:ins w:id="953" w:author="Prime RMS" w:date="2025-05-07T11:38:00Z" w16du:dateUtc="2025-05-07T14:38:00Z">
        <w:del w:id="954" w:author="Douglas Souza [2]" w:date="2026-09-05T18:31:00Z" w16du:dateUtc="2026-09-05T21:31:00Z">
          <w:r w:rsidR="00A733CB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 xml:space="preserve">: </w:delText>
          </w:r>
        </w:del>
      </w:ins>
      <w:ins w:id="955" w:author="Prime RMS" w:date="2025-10-06T15:23:00Z">
        <w:del w:id="956" w:author="Douglas Souza [2]" w:date="2026-09-05T16:32:00Z" w16du:dateUtc="2026-09-05T19:32:00Z">
          <w:r w:rsidR="004D6866" w:rsidRPr="004D6866" w:rsidDel="006D68E0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BRUNA PAULA SOUZA PEREIRA</w:delText>
          </w:r>
        </w:del>
      </w:ins>
    </w:p>
    <w:p w14:paraId="6734DCF1" w14:textId="68E7A8F3" w:rsidR="00BB1444" w:rsidRPr="003D23A2" w:rsidDel="007421DE" w:rsidRDefault="00BF4C04">
      <w:pPr>
        <w:spacing w:after="0" w:line="360" w:lineRule="auto"/>
        <w:jc w:val="both"/>
        <w:rPr>
          <w:ins w:id="957" w:author="Prime RMS" w:date="2025-07-16T13:33:00Z"/>
          <w:del w:id="958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  <w:pPrChange w:id="959" w:author="Douglas Souza [2]" w:date="2026-09-05T16:52:00Z" w16du:dateUtc="2026-09-05T19:52:00Z">
          <w:pPr>
            <w:jc w:val="both"/>
          </w:pPr>
        </w:pPrChange>
      </w:pPr>
      <w:ins w:id="960" w:author="Prime RMS" w:date="2025-08-29T12:47:00Z" w16du:dateUtc="2025-08-29T15:47:00Z">
        <w:del w:id="961" w:author="Douglas Souza [2]" w:date="2026-09-05T18:31:00Z" w16du:dateUtc="2026-09-05T21:31:00Z">
          <w:r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Cônjuge</w:delText>
          </w:r>
          <w:r w:rsidR="00BB1444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 xml:space="preserve">: </w:delText>
          </w:r>
        </w:del>
      </w:ins>
    </w:p>
    <w:p w14:paraId="159F561F" w14:textId="0ECAE995" w:rsidR="006945AE" w:rsidDel="007421DE" w:rsidRDefault="00C0508A">
      <w:pPr>
        <w:spacing w:after="0" w:line="360" w:lineRule="auto"/>
        <w:jc w:val="both"/>
        <w:rPr>
          <w:del w:id="962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  <w:pPrChange w:id="963" w:author="Douglas Souza [2]" w:date="2026-09-05T16:52:00Z" w16du:dateUtc="2026-09-05T19:52:00Z">
          <w:pPr>
            <w:jc w:val="both"/>
          </w:pPr>
        </w:pPrChange>
      </w:pPr>
      <w:ins w:id="964" w:author="Luana Pereira" w:date="2025-02-04T10:58:00Z">
        <w:del w:id="965" w:author="Douglas Souza [2]" w:date="2026-09-05T18:31:00Z" w16du:dateUtc="2026-09-05T21:31:00Z">
          <w:r w:rsidRPr="00C0508A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MARCOS VINICIUS MACENO E SILVA</w:delText>
          </w:r>
        </w:del>
      </w:ins>
    </w:p>
    <w:p w14:paraId="4C0291F3" w14:textId="4A69870E" w:rsidR="00C44E65" w:rsidRPr="00805F76" w:rsidDel="007421DE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966" w:author="Douglas Souza [2]" w:date="2026-09-05T18:31:00Z" w16du:dateUtc="2026-09-05T21:31:00Z"/>
          <w:rFonts w:ascii="Times New Roman" w:hAnsi="Times New Roman" w:cs="Times New Roman"/>
          <w:sz w:val="24"/>
          <w:szCs w:val="24"/>
          <w:rPrChange w:id="967" w:author="Douglas Souza" w:date="2024-10-20T16:20:00Z">
            <w:rPr>
              <w:del w:id="968" w:author="Douglas Souza [2]" w:date="2026-09-05T18:31:00Z" w16du:dateUtc="2026-09-05T21:31:00Z"/>
              <w:rFonts w:cstheme="minorHAnsi"/>
            </w:rPr>
          </w:rPrChange>
        </w:rPr>
        <w:pPrChange w:id="969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970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71" w:author="Douglas Souza" w:date="2024-10-20T16:20:00Z">
              <w:rPr>
                <w:rFonts w:cstheme="minorHAnsi"/>
                <w:b/>
                <w:bCs/>
              </w:rPr>
            </w:rPrChange>
          </w:rPr>
          <w:delText>C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72" w:author="Douglas Souza" w:date="2024-10-20T16:20:00Z">
              <w:rPr>
                <w:rFonts w:cstheme="minorHAnsi"/>
                <w:b/>
                <w:bCs/>
              </w:rPr>
            </w:rPrChange>
          </w:rPr>
          <w:delText>ônjugue</w:delText>
        </w:r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73" w:author="Douglas Souza" w:date="2024-10-20T16:20:00Z">
              <w:rPr>
                <w:rFonts w:cstheme="minorHAnsi"/>
                <w:b/>
                <w:bCs/>
              </w:rPr>
            </w:rPrChange>
          </w:rPr>
          <w:delText>:</w:delText>
        </w:r>
        <w:r w:rsidRPr="00805F76" w:rsidDel="007421DE">
          <w:rPr>
            <w:rFonts w:ascii="Times New Roman" w:hAnsi="Times New Roman" w:cs="Times New Roman"/>
            <w:sz w:val="24"/>
            <w:szCs w:val="24"/>
            <w:rPrChange w:id="974" w:author="Douglas Souza" w:date="2024-10-20T16:20:00Z">
              <w:rPr>
                <w:rFonts w:cstheme="minorHAnsi"/>
              </w:rPr>
            </w:rPrChange>
          </w:rPr>
          <w:delText xml:space="preserve"> </w:delText>
        </w:r>
      </w:del>
    </w:p>
    <w:p w14:paraId="19A606EC" w14:textId="6C3BF82F" w:rsidR="00C44E65" w:rsidRPr="00805F76" w:rsidDel="007421DE" w:rsidRDefault="00C44E65">
      <w:pPr>
        <w:spacing w:after="0" w:line="360" w:lineRule="auto"/>
        <w:jc w:val="both"/>
        <w:rPr>
          <w:del w:id="975" w:author="Douglas Souza [2]" w:date="2026-09-05T18:31:00Z" w16du:dateUtc="2026-09-05T21:31:00Z"/>
          <w:rFonts w:ascii="Times New Roman" w:hAnsi="Times New Roman" w:cs="Times New Roman"/>
          <w:sz w:val="24"/>
          <w:szCs w:val="24"/>
          <w:rPrChange w:id="976" w:author="Douglas Souza" w:date="2024-10-20T16:20:00Z">
            <w:rPr>
              <w:del w:id="977" w:author="Douglas Souza [2]" w:date="2026-09-05T18:31:00Z" w16du:dateUtc="2026-09-05T21:31:00Z"/>
              <w:rFonts w:cstheme="minorHAnsi"/>
            </w:rPr>
          </w:rPrChange>
        </w:rPr>
        <w:pPrChange w:id="978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979" w:author="Douglas Souza [2]" w:date="2026-09-02T15:26:00Z" w16du:dateUtc="2026-09-02T18:26:00Z">
        <w:r w:rsidRPr="00805F76" w:rsidDel="003A7437">
          <w:rPr>
            <w:rFonts w:ascii="Times New Roman" w:hAnsi="Times New Roman" w:cs="Times New Roman"/>
            <w:sz w:val="24"/>
            <w:szCs w:val="24"/>
            <w:rPrChange w:id="980" w:author="Douglas Souza" w:date="2024-10-20T16:20:00Z">
              <w:rPr>
                <w:rFonts w:cstheme="minorHAnsi"/>
              </w:rPr>
            </w:rPrChange>
          </w:rPr>
          <w:br/>
        </w:r>
      </w:del>
      <w:del w:id="981" w:author="Douglas Souza [2]" w:date="2026-09-05T18:31:00Z" w16du:dateUtc="2026-09-05T21:31:00Z">
        <w:r w:rsidR="003F049E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82" w:author="Douglas Souza" w:date="2024-10-20T16:20:00Z">
              <w:rPr>
                <w:rFonts w:cstheme="minorHAnsi"/>
                <w:b/>
                <w:bCs/>
              </w:rPr>
            </w:rPrChange>
          </w:rPr>
          <w:delText>Corretor/</w:delText>
        </w:r>
      </w:del>
      <w:del w:id="983" w:author="Douglas Souza [2]" w:date="2026-09-02T15:26:00Z" w16du:dateUtc="2026-09-02T18:26:00Z">
        <w:r w:rsidR="003F049E" w:rsidRPr="00805F76" w:rsidDel="003A7437">
          <w:rPr>
            <w:rFonts w:ascii="Times New Roman" w:hAnsi="Times New Roman" w:cs="Times New Roman"/>
            <w:b/>
            <w:bCs/>
            <w:sz w:val="24"/>
            <w:szCs w:val="24"/>
            <w:rPrChange w:id="984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 </w:delText>
        </w:r>
      </w:del>
      <w:del w:id="985" w:author="Douglas Souza [2]" w:date="2026-09-05T18:31:00Z" w16du:dateUtc="2026-09-05T21:31:00Z">
        <w:r w:rsidR="003F049E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986" w:author="Douglas Souza" w:date="2024-10-20T16:20:00Z">
              <w:rPr>
                <w:rFonts w:cstheme="minorHAnsi"/>
                <w:b/>
                <w:bCs/>
              </w:rPr>
            </w:rPrChange>
          </w:rPr>
          <w:delText>Imobiliária</w:delText>
        </w:r>
        <w:r w:rsidRPr="00805F76" w:rsidDel="007421DE">
          <w:rPr>
            <w:rFonts w:ascii="Times New Roman" w:hAnsi="Times New Roman" w:cs="Times New Roman"/>
            <w:sz w:val="24"/>
            <w:szCs w:val="24"/>
            <w:rPrChange w:id="987" w:author="Douglas Souza" w:date="2024-10-20T16:20:00Z">
              <w:rPr>
                <w:rFonts w:cstheme="minorHAnsi"/>
              </w:rPr>
            </w:rPrChange>
          </w:rPr>
          <w:delText xml:space="preserve">: </w:delText>
        </w:r>
      </w:del>
      <w:ins w:id="988" w:author="Prime RMS" w:date="2025-10-06T13:50:00Z" w16du:dateUtc="2025-10-06T16:50:00Z">
        <w:del w:id="989" w:author="Douglas Souza [2]" w:date="2026-09-02T15:45:00Z" w16du:dateUtc="2026-09-02T18:45:00Z">
          <w:r w:rsidR="00D27511" w:rsidDel="009B6897">
            <w:rPr>
              <w:rFonts w:ascii="Times New Roman" w:hAnsi="Times New Roman" w:cs="Times New Roman"/>
              <w:sz w:val="24"/>
              <w:szCs w:val="24"/>
            </w:rPr>
            <w:delText>Tiago Peixoto</w:delText>
          </w:r>
        </w:del>
      </w:ins>
      <w:ins w:id="990" w:author="Luana Pereira" w:date="2025-02-04T10:58:00Z">
        <w:del w:id="991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sz w:val="24"/>
              <w:szCs w:val="24"/>
            </w:rPr>
            <w:delText>Mary Rocha</w:delText>
          </w:r>
        </w:del>
      </w:ins>
    </w:p>
    <w:p w14:paraId="7C7C19BA" w14:textId="1E6BFBC2" w:rsidR="00C44E65" w:rsidRPr="00805F76" w:rsidDel="003A7437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992" w:author="Douglas Souza [2]" w:date="2026-09-02T15:26:00Z" w16du:dateUtc="2026-09-02T18:26:00Z"/>
          <w:rFonts w:ascii="Times New Roman" w:hAnsi="Times New Roman" w:cs="Times New Roman"/>
          <w:sz w:val="24"/>
          <w:szCs w:val="24"/>
          <w:rPrChange w:id="993" w:author="Douglas Souza" w:date="2024-10-20T16:20:00Z">
            <w:rPr>
              <w:del w:id="994" w:author="Douglas Souza [2]" w:date="2026-09-02T15:26:00Z" w16du:dateUtc="2026-09-02T18:26:00Z"/>
              <w:rFonts w:cstheme="minorHAnsi"/>
            </w:rPr>
          </w:rPrChange>
        </w:rPr>
        <w:pPrChange w:id="995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675BCAF" w14:textId="0DF130F9" w:rsidR="00C44E65" w:rsidRPr="00805F76" w:rsidDel="007421DE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996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  <w:rPrChange w:id="997" w:author="Douglas Souza" w:date="2024-10-20T16:20:00Z">
            <w:rPr>
              <w:del w:id="998" w:author="Douglas Souza [2]" w:date="2026-09-05T18:31:00Z" w16du:dateUtc="2026-09-05T21:31:00Z"/>
              <w:rFonts w:cstheme="minorHAnsi"/>
              <w:b/>
              <w:bCs/>
            </w:rPr>
          </w:rPrChange>
        </w:rPr>
        <w:pPrChange w:id="999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00" w:author="Douglas Souza [2]" w:date="2026-09-05T18:27:00Z" w16du:dateUtc="2026-09-05T21:27:00Z">
        <w:r w:rsidRPr="00805F76" w:rsidDel="001533C5">
          <w:rPr>
            <w:rFonts w:ascii="Times New Roman" w:hAnsi="Times New Roman" w:cs="Times New Roman"/>
            <w:b/>
            <w:bCs/>
            <w:sz w:val="24"/>
            <w:szCs w:val="24"/>
            <w:rPrChange w:id="1001" w:author="Douglas Souza" w:date="2024-10-20T16:20:00Z">
              <w:rPr>
                <w:rFonts w:cstheme="minorHAnsi"/>
                <w:b/>
                <w:bCs/>
              </w:rPr>
            </w:rPrChange>
          </w:rPr>
          <w:delText>I</w:delText>
        </w:r>
        <w:r w:rsidR="00906221" w:rsidRPr="00805F76" w:rsidDel="001533C5">
          <w:rPr>
            <w:rFonts w:ascii="Times New Roman" w:hAnsi="Times New Roman" w:cs="Times New Roman"/>
            <w:b/>
            <w:bCs/>
            <w:sz w:val="24"/>
            <w:szCs w:val="24"/>
            <w:rPrChange w:id="1002" w:author="Douglas Souza" w:date="2024-10-20T16:20:00Z">
              <w:rPr>
                <w:rFonts w:cstheme="minorHAnsi"/>
                <w:b/>
                <w:bCs/>
              </w:rPr>
            </w:rPrChange>
          </w:rPr>
          <w:delText>nstituição financeira</w:delText>
        </w:r>
      </w:del>
      <w:del w:id="1003" w:author="Douglas Souza [2]" w:date="2026-09-05T18:31:00Z" w16du:dateUtc="2026-09-05T21:31:00Z"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04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: </w:delText>
        </w:r>
      </w:del>
      <w:ins w:id="1005" w:author="Prime RMS" w:date="2025-06-27T17:56:00Z" w16du:dateUtc="2025-06-27T20:56:00Z">
        <w:del w:id="1006" w:author="Douglas Souza [2]" w:date="2026-09-02T15:45:00Z" w16du:dateUtc="2026-09-02T18:45:00Z">
          <w:r w:rsidR="00F60CBA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BANCO</w:delText>
          </w:r>
        </w:del>
      </w:ins>
      <w:ins w:id="1007" w:author="Prime RMS" w:date="2025-07-21T14:23:00Z" w16du:dateUtc="2025-07-21T17:23:00Z">
        <w:del w:id="1008" w:author="Douglas Souza [2]" w:date="2026-09-02T15:45:00Z" w16du:dateUtc="2026-09-02T18:45:00Z">
          <w:r w:rsidR="001C44A5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 xml:space="preserve"> </w:delText>
          </w:r>
        </w:del>
      </w:ins>
      <w:ins w:id="1009" w:author="Prime RMS" w:date="2025-08-29T12:47:00Z" w16du:dateUtc="2025-08-29T15:47:00Z">
        <w:del w:id="1010" w:author="Douglas Souza [2]" w:date="2026-09-02T15:45:00Z" w16du:dateUtc="2026-09-02T18:45:00Z">
          <w:r w:rsidR="00BF4C04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ITAU</w:delText>
          </w:r>
        </w:del>
      </w:ins>
      <w:ins w:id="1011" w:author="Luana Pereira" w:date="2025-02-04T10:58:00Z">
        <w:del w:id="1012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SANTANDER</w:delText>
          </w:r>
        </w:del>
      </w:ins>
      <w:del w:id="1013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14" w:author="Douglas Souza" w:date="2024-10-20T16:20:00Z">
              <w:rPr>
                <w:rFonts w:cstheme="minorHAnsi"/>
                <w:b/>
                <w:bCs/>
              </w:rPr>
            </w:rPrChange>
          </w:rPr>
          <w:br/>
        </w:r>
      </w:del>
    </w:p>
    <w:p w14:paraId="7EC34CCA" w14:textId="78F08251" w:rsidR="00906221" w:rsidRPr="00805F76" w:rsidDel="002711C3" w:rsidRDefault="002711C3">
      <w:pPr>
        <w:autoSpaceDE w:val="0"/>
        <w:autoSpaceDN w:val="0"/>
        <w:adjustRightInd w:val="0"/>
        <w:spacing w:after="0" w:line="360" w:lineRule="auto"/>
        <w:jc w:val="both"/>
        <w:rPr>
          <w:del w:id="1015" w:author="Douglas Souza [2]" w:date="2026-09-02T15:38:00Z" w16du:dateUtc="2026-09-02T18:38:00Z"/>
          <w:rFonts w:ascii="Times New Roman" w:hAnsi="Times New Roman" w:cs="Times New Roman"/>
          <w:sz w:val="24"/>
          <w:szCs w:val="24"/>
          <w:rPrChange w:id="1016" w:author="Douglas Souza" w:date="2024-10-20T16:20:00Z">
            <w:rPr>
              <w:del w:id="1017" w:author="Douglas Souza [2]" w:date="2026-09-02T15:38:00Z" w16du:dateUtc="2026-09-02T18:38:00Z"/>
              <w:rFonts w:cstheme="minorHAnsi"/>
            </w:rPr>
          </w:rPrChange>
        </w:rPr>
        <w:pPrChange w:id="1018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19" w:author="Douglas Souza [2]" w:date="2026-09-02T15:44:00Z" w16du:dateUtc="2026-09-02T18:44:00Z">
        <w:r w:rsidRPr="00805F76" w:rsidDel="009B6897">
          <w:rPr>
            <w:rFonts w:ascii="Times New Roman" w:hAnsi="Times New Roman" w:cs="Times New Roman"/>
            <w:noProof/>
            <w:sz w:val="24"/>
            <w:szCs w:val="24"/>
            <w:rPrChange w:id="1020" w:author="Douglas Souza" w:date="2024-10-20T16:20:00Z">
              <w:rPr>
                <w:rFonts w:cstheme="minorHAnsi"/>
                <w:noProof/>
              </w:rPr>
            </w:rPrChange>
          </w:rPr>
          <w:drawing>
            <wp:anchor distT="0" distB="0" distL="114300" distR="114300" simplePos="0" relativeHeight="251664896" behindDoc="0" locked="0" layoutInCell="1" allowOverlap="1" wp14:anchorId="0A306CE5" wp14:editId="5BA12431">
              <wp:simplePos x="0" y="0"/>
              <wp:positionH relativeFrom="margin">
                <wp:posOffset>-476250</wp:posOffset>
              </wp:positionH>
              <wp:positionV relativeFrom="paragraph">
                <wp:posOffset>134044</wp:posOffset>
              </wp:positionV>
              <wp:extent cx="1346200" cy="1943100"/>
              <wp:effectExtent l="0" t="0" r="0" b="0"/>
              <wp:wrapSquare wrapText="bothSides"/>
              <wp:docPr id="18" name="Imagem 18" descr="Imagem digital fictícia de personagem de desenho animad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18" descr="Imagem digital fictícia de personagem de desenho animad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46200" cy="194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del w:id="1021" w:author="Douglas Souza [2]" w:date="2026-09-05T18:31:00Z" w16du:dateUtc="2026-09-05T21:31:00Z">
        <w:r w:rsidR="00C44E65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22" w:author="Douglas Souza" w:date="2024-10-20T16:20:00Z">
              <w:rPr>
                <w:rFonts w:cstheme="minorHAnsi"/>
                <w:b/>
                <w:bCs/>
              </w:rPr>
            </w:rPrChange>
          </w:rPr>
          <w:delText>A</w:delText>
        </w:r>
      </w:del>
      <w:del w:id="1023" w:author="Douglas Souza [2]" w:date="2026-09-02T15:38:00Z" w16du:dateUtc="2026-09-02T18:38:00Z">
        <w:r w:rsidR="00C44E65"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024" w:author="Douglas Souza" w:date="2024-10-20T16:20:00Z">
              <w:rPr>
                <w:rFonts w:cstheme="minorHAnsi"/>
                <w:b/>
                <w:bCs/>
              </w:rPr>
            </w:rPrChange>
          </w:rPr>
          <w:delText>G</w:delText>
        </w:r>
        <w:r w:rsidR="00C44E65" w:rsidRPr="00805F76" w:rsidDel="002711C3">
          <w:rPr>
            <w:rFonts w:ascii="Times New Roman" w:hAnsi="Times New Roman" w:cs="Times New Roman"/>
            <w:sz w:val="24"/>
            <w:szCs w:val="24"/>
            <w:rPrChange w:id="1025" w:author="Douglas Souza" w:date="2024-10-20T16:20:00Z">
              <w:rPr>
                <w:rFonts w:cstheme="minorHAnsi"/>
              </w:rPr>
            </w:rPrChange>
          </w:rPr>
          <w:delText>:</w:delText>
        </w:r>
      </w:del>
      <w:ins w:id="1026" w:author="Prime RMS" w:date="2025-04-16T12:47:00Z">
        <w:del w:id="1027" w:author="Douglas Souza [2]" w:date="2026-09-02T15:38:00Z" w16du:dateUtc="2026-09-02T18:38:00Z">
          <w:r w:rsidR="003E4892" w:rsidDel="002711C3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ins w:id="1028" w:author="Luana Pereira" w:date="2025-02-03T14:14:00Z">
        <w:del w:id="1029" w:author="Douglas Souza [2]" w:date="2026-09-02T15:38:00Z" w16du:dateUtc="2026-09-02T18:38:00Z">
          <w:r w:rsidR="000472BA" w:rsidDel="002711C3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ins w:id="1030" w:author="Luana Pereira" w:date="2025-02-04T10:59:00Z">
        <w:del w:id="1031" w:author="Douglas Souza [2]" w:date="2026-09-02T15:38:00Z" w16du:dateUtc="2026-09-02T18:38:00Z">
          <w:r w:rsidR="00C0508A" w:rsidDel="002711C3">
            <w:rPr>
              <w:rFonts w:ascii="Times New Roman" w:hAnsi="Times New Roman" w:cs="Times New Roman"/>
              <w:sz w:val="24"/>
              <w:szCs w:val="24"/>
            </w:rPr>
            <w:delText>3499</w:delText>
          </w:r>
        </w:del>
      </w:ins>
    </w:p>
    <w:p w14:paraId="116457F1" w14:textId="5A022F39" w:rsidR="00C44E65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32" w:author="Douglas Souza [2]" w:date="2026-09-02T15:35:00Z" w16du:dateUtc="2026-09-02T18:35:00Z"/>
          <w:rFonts w:ascii="Times New Roman" w:hAnsi="Times New Roman" w:cs="Times New Roman"/>
          <w:sz w:val="24"/>
          <w:szCs w:val="24"/>
        </w:rPr>
      </w:pPr>
      <w:del w:id="1033" w:author="Douglas Souza [2]" w:date="2026-09-02T15:38:00Z" w16du:dateUtc="2026-09-02T18:38:00Z">
        <w:r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034" w:author="Douglas Souza" w:date="2024-10-20T16:20:00Z">
              <w:rPr>
                <w:rFonts w:cstheme="minorHAnsi"/>
                <w:b/>
                <w:bCs/>
              </w:rPr>
            </w:rPrChange>
          </w:rPr>
          <w:delText>CONTA</w:delText>
        </w:r>
        <w:r w:rsidRPr="00805F76" w:rsidDel="002711C3">
          <w:rPr>
            <w:rFonts w:ascii="Times New Roman" w:hAnsi="Times New Roman" w:cs="Times New Roman"/>
            <w:sz w:val="24"/>
            <w:szCs w:val="24"/>
            <w:rPrChange w:id="1035" w:author="Douglas Souza" w:date="2024-10-20T16:20:00Z">
              <w:rPr>
                <w:rFonts w:cstheme="minorHAnsi"/>
              </w:rPr>
            </w:rPrChange>
          </w:rPr>
          <w:delText>:</w:delText>
        </w:r>
      </w:del>
      <w:del w:id="1036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sz w:val="24"/>
            <w:szCs w:val="24"/>
            <w:rPrChange w:id="1037" w:author="Douglas Souza" w:date="2024-10-20T16:20:00Z">
              <w:rPr>
                <w:rFonts w:cstheme="minorHAnsi"/>
              </w:rPr>
            </w:rPrChange>
          </w:rPr>
          <w:delText xml:space="preserve"> </w:delText>
        </w:r>
      </w:del>
      <w:ins w:id="1038" w:author="Luana Pereira" w:date="2025-02-04T10:59:00Z">
        <w:del w:id="1039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sz w:val="24"/>
              <w:szCs w:val="24"/>
            </w:rPr>
            <w:delText>20277</w:delText>
          </w:r>
        </w:del>
      </w:ins>
      <w:ins w:id="1040" w:author="Luana Pereira" w:date="2025-02-04T11:00:00Z">
        <w:del w:id="1041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sz w:val="24"/>
              <w:szCs w:val="24"/>
            </w:rPr>
            <w:delText>51</w:delText>
          </w:r>
        </w:del>
      </w:ins>
      <w:ins w:id="1042" w:author="Luana Pereira" w:date="2025-02-03T14:14:00Z">
        <w:del w:id="1043" w:author="Douglas Souza [2]" w:date="2026-09-05T18:31:00Z" w16du:dateUtc="2026-09-05T21:31:00Z">
          <w:r w:rsidR="000472BA" w:rsidDel="007421DE">
            <w:rPr>
              <w:rFonts w:ascii="Times New Roman" w:hAnsi="Times New Roman" w:cs="Times New Roman"/>
              <w:sz w:val="24"/>
              <w:szCs w:val="24"/>
            </w:rPr>
            <w:delText>-</w:delText>
          </w:r>
        </w:del>
      </w:ins>
      <w:ins w:id="1044" w:author="Luana Pereira" w:date="2025-02-04T11:00:00Z">
        <w:del w:id="1045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sz w:val="24"/>
              <w:szCs w:val="24"/>
            </w:rPr>
            <w:delText>1</w:delText>
          </w:r>
        </w:del>
      </w:ins>
    </w:p>
    <w:p w14:paraId="518E619C" w14:textId="7B7341A3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46" w:author="Douglas Souza [2]" w:date="2026-09-02T15:35:00Z" w16du:dateUtc="2026-09-02T18:35:00Z"/>
          <w:rFonts w:ascii="Times New Roman" w:hAnsi="Times New Roman" w:cs="Times New Roman"/>
          <w:b/>
          <w:bCs/>
          <w:sz w:val="24"/>
          <w:szCs w:val="24"/>
          <w:rPrChange w:id="1047" w:author="Douglas Souza" w:date="2024-10-20T16:20:00Z">
            <w:rPr>
              <w:del w:id="1048" w:author="Douglas Souza [2]" w:date="2026-09-02T15:35:00Z" w16du:dateUtc="2026-09-02T18:35:00Z"/>
              <w:rFonts w:cstheme="minorHAnsi"/>
              <w:b/>
              <w:bCs/>
            </w:rPr>
          </w:rPrChange>
        </w:rPr>
        <w:pPrChange w:id="1049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50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51" w:author="Douglas Souza" w:date="2024-10-20T16:20:00Z">
              <w:rPr>
                <w:rFonts w:cstheme="minorHAnsi"/>
                <w:b/>
                <w:bCs/>
              </w:rPr>
            </w:rPrChange>
          </w:rPr>
          <w:delText>G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52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erente de conta: </w:delText>
        </w:r>
      </w:del>
    </w:p>
    <w:p w14:paraId="19B344D7" w14:textId="699B6222" w:rsidR="00C44E65" w:rsidRPr="00805F76" w:rsidDel="008D4E59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53" w:author="Douglas Souza [2]" w:date="2026-05-17T14:04:00Z" w16du:dateUtc="2026-05-17T17:04:00Z"/>
          <w:rFonts w:ascii="Times New Roman" w:hAnsi="Times New Roman" w:cs="Times New Roman"/>
          <w:b/>
          <w:bCs/>
          <w:sz w:val="24"/>
          <w:szCs w:val="24"/>
          <w:rPrChange w:id="1054" w:author="Douglas Souza" w:date="2024-10-20T16:20:00Z">
            <w:rPr>
              <w:del w:id="1055" w:author="Douglas Souza [2]" w:date="2026-05-17T14:04:00Z" w16du:dateUtc="2026-05-17T17:04:00Z"/>
              <w:rFonts w:cstheme="minorHAnsi"/>
              <w:b/>
              <w:bCs/>
            </w:rPr>
          </w:rPrChange>
        </w:rPr>
        <w:pPrChange w:id="1056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0374C60C" w14:textId="46657ADA" w:rsidR="00C44E65" w:rsidRPr="00805F76" w:rsidDel="007421DE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57" w:author="Douglas Souza [2]" w:date="2026-09-05T18:31:00Z" w16du:dateUtc="2026-09-05T21:31:00Z"/>
          <w:rFonts w:ascii="Times New Roman" w:hAnsi="Times New Roman" w:cs="Times New Roman"/>
          <w:sz w:val="24"/>
          <w:szCs w:val="24"/>
          <w:rPrChange w:id="1058" w:author="Douglas Souza" w:date="2024-10-20T16:20:00Z">
            <w:rPr>
              <w:del w:id="1059" w:author="Douglas Souza [2]" w:date="2026-09-05T18:31:00Z" w16du:dateUtc="2026-09-05T21:31:00Z"/>
              <w:rFonts w:cstheme="minorHAnsi"/>
            </w:rPr>
          </w:rPrChange>
        </w:rPr>
        <w:pPrChange w:id="1060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61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62" w:author="Douglas Souza" w:date="2024-10-20T16:20:00Z">
              <w:rPr>
                <w:rFonts w:cstheme="minorHAnsi"/>
                <w:b/>
                <w:bCs/>
              </w:rPr>
            </w:rPrChange>
          </w:rPr>
          <w:delText>M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63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odalidade de financiamento: </w:delText>
        </w:r>
      </w:del>
      <w:del w:id="1064" w:author="Douglas Souza [2]" w:date="2026-09-02T15:45:00Z" w16du:dateUtc="2026-09-02T18:45:00Z">
        <w:r w:rsidR="00F072EE" w:rsidRPr="00805F76" w:rsidDel="009B6897">
          <w:rPr>
            <w:rFonts w:ascii="Times New Roman" w:hAnsi="Times New Roman" w:cs="Times New Roman"/>
            <w:sz w:val="24"/>
            <w:szCs w:val="24"/>
            <w:rPrChange w:id="1065" w:author="Douglas Souza" w:date="2024-10-20T16:20:00Z">
              <w:rPr>
                <w:rFonts w:cstheme="minorHAnsi"/>
              </w:rPr>
            </w:rPrChange>
          </w:rPr>
          <w:delText>I</w:delText>
        </w:r>
        <w:r w:rsidR="00906221" w:rsidRPr="00805F76" w:rsidDel="009B6897">
          <w:rPr>
            <w:rFonts w:ascii="Times New Roman" w:hAnsi="Times New Roman" w:cs="Times New Roman"/>
            <w:sz w:val="24"/>
            <w:szCs w:val="24"/>
            <w:rPrChange w:id="1066" w:author="Douglas Souza" w:date="2024-10-20T16:20:00Z">
              <w:rPr>
                <w:rFonts w:cstheme="minorHAnsi"/>
              </w:rPr>
            </w:rPrChange>
          </w:rPr>
          <w:delText xml:space="preserve">móvel residencial </w:delText>
        </w:r>
      </w:del>
      <w:ins w:id="1067" w:author="Prime RMS" w:date="2025-06-25T17:43:00Z" w16du:dateUtc="2025-06-25T20:43:00Z">
        <w:del w:id="1068" w:author="Douglas Souza [2]" w:date="2026-09-02T15:45:00Z" w16du:dateUtc="2026-09-02T18:45:00Z">
          <w:r w:rsidR="00127915" w:rsidDel="009B6897">
            <w:rPr>
              <w:rFonts w:ascii="Times New Roman" w:hAnsi="Times New Roman" w:cs="Times New Roman"/>
              <w:sz w:val="24"/>
              <w:szCs w:val="24"/>
            </w:rPr>
            <w:delText>usado</w:delText>
          </w:r>
        </w:del>
      </w:ins>
    </w:p>
    <w:p w14:paraId="7A7FD9DF" w14:textId="6616574F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69" w:author="Douglas Souza [2]" w:date="2026-09-02T15:35:00Z" w16du:dateUtc="2026-09-02T18:35:00Z"/>
          <w:rFonts w:ascii="Times New Roman" w:hAnsi="Times New Roman" w:cs="Times New Roman"/>
          <w:b/>
          <w:bCs/>
          <w:sz w:val="24"/>
          <w:szCs w:val="24"/>
          <w:rPrChange w:id="1070" w:author="Douglas Souza" w:date="2024-10-20T16:20:00Z">
            <w:rPr>
              <w:del w:id="1071" w:author="Douglas Souza [2]" w:date="2026-09-02T15:35:00Z" w16du:dateUtc="2026-09-02T18:35:00Z"/>
              <w:rFonts w:cstheme="minorHAnsi"/>
              <w:b/>
              <w:bCs/>
            </w:rPr>
          </w:rPrChange>
        </w:rPr>
        <w:pPrChange w:id="1072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438C31" w14:textId="68873B82" w:rsidR="00C44E65" w:rsidRPr="00805F76" w:rsidDel="007421DE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73" w:author="Douglas Souza [2]" w:date="2026-09-05T18:31:00Z" w16du:dateUtc="2026-09-05T21:31:00Z"/>
          <w:rFonts w:ascii="Times New Roman" w:hAnsi="Times New Roman" w:cs="Times New Roman"/>
          <w:sz w:val="24"/>
          <w:szCs w:val="24"/>
          <w:rPrChange w:id="1074" w:author="Douglas Souza" w:date="2024-10-20T16:20:00Z">
            <w:rPr>
              <w:del w:id="1075" w:author="Douglas Souza [2]" w:date="2026-09-05T18:31:00Z" w16du:dateUtc="2026-09-05T21:31:00Z"/>
              <w:rFonts w:cstheme="minorHAnsi"/>
            </w:rPr>
          </w:rPrChange>
        </w:rPr>
        <w:pPrChange w:id="1076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77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78" w:author="Douglas Souza" w:date="2024-10-20T16:20:00Z">
              <w:rPr>
                <w:rFonts w:cstheme="minorHAnsi"/>
                <w:b/>
                <w:bCs/>
              </w:rPr>
            </w:rPrChange>
          </w:rPr>
          <w:delText>V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79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alor do imóvel: </w:delText>
        </w:r>
      </w:del>
      <w:del w:id="1080" w:author="Douglas Souza [2]" w:date="2026-09-02T15:45:00Z" w16du:dateUtc="2026-09-02T18:45:00Z">
        <w:r w:rsidRPr="00805F76" w:rsidDel="009B6897">
          <w:rPr>
            <w:rFonts w:ascii="Times New Roman" w:hAnsi="Times New Roman" w:cs="Times New Roman"/>
            <w:sz w:val="24"/>
            <w:szCs w:val="24"/>
            <w:rPrChange w:id="1081" w:author="Douglas Souza" w:date="2024-10-20T16:20:00Z">
              <w:rPr>
                <w:rFonts w:cstheme="minorHAnsi"/>
              </w:rPr>
            </w:rPrChange>
          </w:rPr>
          <w:delText xml:space="preserve">R$ </w:delText>
        </w:r>
      </w:del>
      <w:ins w:id="1082" w:author="Prime RMS" w:date="2025-10-06T13:50:00Z" w16du:dateUtc="2025-10-06T16:50:00Z">
        <w:del w:id="1083" w:author="Douglas Souza [2]" w:date="2026-09-02T15:45:00Z" w16du:dateUtc="2026-09-02T18:45:00Z">
          <w:r w:rsidR="00D27511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950</w:delText>
          </w:r>
        </w:del>
      </w:ins>
      <w:ins w:id="1084" w:author="Prime RMS" w:date="2025-08-29T12:48:00Z">
        <w:del w:id="1085" w:author="Douglas Souza [2]" w:date="2026-09-02T15:45:00Z" w16du:dateUtc="2026-09-02T18:45:00Z">
          <w:r w:rsidR="00520E68" w:rsidRPr="00520E68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.000,00</w:delText>
          </w:r>
        </w:del>
      </w:ins>
      <w:ins w:id="1086" w:author="Luana Pereira" w:date="2025-02-04T10:58:00Z">
        <w:del w:id="1087" w:author="Douglas Souza [2]" w:date="2026-09-05T18:31:00Z" w16du:dateUtc="2026-09-05T21:31:00Z">
          <w:r w:rsidR="00C0508A" w:rsidDel="007421DE">
            <w:rPr>
              <w:rFonts w:ascii="Times New Roman" w:hAnsi="Times New Roman" w:cs="Times New Roman"/>
              <w:sz w:val="24"/>
              <w:szCs w:val="24"/>
            </w:rPr>
            <w:delText>300</w:delText>
          </w:r>
        </w:del>
      </w:ins>
      <w:ins w:id="1088" w:author="Luana Pereira" w:date="2025-02-03T14:15:00Z">
        <w:del w:id="1089" w:author="Douglas Souza [2]" w:date="2026-09-05T18:31:00Z" w16du:dateUtc="2026-09-05T21:31:00Z">
          <w:r w:rsidR="000472BA" w:rsidDel="007421DE">
            <w:rPr>
              <w:rFonts w:ascii="Times New Roman" w:hAnsi="Times New Roman" w:cs="Times New Roman"/>
              <w:sz w:val="24"/>
              <w:szCs w:val="24"/>
            </w:rPr>
            <w:delText>.000,00</w:delText>
          </w:r>
        </w:del>
      </w:ins>
    </w:p>
    <w:p w14:paraId="3FC07E8A" w14:textId="1BD1A290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90" w:author="Douglas Souza [2]" w:date="2026-09-02T15:35:00Z" w16du:dateUtc="2026-09-02T18:35:00Z"/>
          <w:rFonts w:ascii="Times New Roman" w:hAnsi="Times New Roman" w:cs="Times New Roman"/>
          <w:sz w:val="24"/>
          <w:szCs w:val="24"/>
          <w:rPrChange w:id="1091" w:author="Douglas Souza" w:date="2024-10-20T16:20:00Z">
            <w:rPr>
              <w:del w:id="1092" w:author="Douglas Souza [2]" w:date="2026-09-02T15:35:00Z" w16du:dateUtc="2026-09-02T18:35:00Z"/>
              <w:rFonts w:cstheme="minorHAnsi"/>
            </w:rPr>
          </w:rPrChange>
        </w:rPr>
        <w:pPrChange w:id="1093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0660A91" w14:textId="1B4DBF9D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094" w:author="Douglas Souza [2]" w:date="2026-09-02T15:35:00Z" w16du:dateUtc="2026-09-02T18:35:00Z"/>
          <w:rFonts w:ascii="Times New Roman" w:hAnsi="Times New Roman" w:cs="Times New Roman"/>
          <w:b/>
          <w:bCs/>
          <w:sz w:val="24"/>
          <w:szCs w:val="24"/>
          <w:rPrChange w:id="1095" w:author="Douglas Souza" w:date="2024-10-20T16:20:00Z">
            <w:rPr>
              <w:del w:id="1096" w:author="Douglas Souza [2]" w:date="2026-09-02T15:35:00Z" w16du:dateUtc="2026-09-02T18:35:00Z"/>
              <w:rFonts w:cstheme="minorHAnsi"/>
              <w:b/>
              <w:bCs/>
            </w:rPr>
          </w:rPrChange>
        </w:rPr>
        <w:pPrChange w:id="1097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098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099" w:author="Douglas Souza" w:date="2024-10-20T16:20:00Z">
              <w:rPr>
                <w:rFonts w:cstheme="minorHAnsi"/>
                <w:b/>
                <w:bCs/>
              </w:rPr>
            </w:rPrChange>
          </w:rPr>
          <w:delText>V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00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alor financiado: </w:delText>
        </w:r>
      </w:del>
      <w:del w:id="1101" w:author="Douglas Souza [2]" w:date="2026-09-02T15:45:00Z" w16du:dateUtc="2026-09-02T18:45:00Z">
        <w:r w:rsidRPr="00805F76" w:rsidDel="009B6897">
          <w:rPr>
            <w:rFonts w:ascii="Times New Roman" w:hAnsi="Times New Roman" w:cs="Times New Roman"/>
            <w:sz w:val="24"/>
            <w:szCs w:val="24"/>
            <w:rPrChange w:id="1102" w:author="Douglas Souza" w:date="2024-10-20T16:20:00Z">
              <w:rPr>
                <w:rFonts w:cstheme="minorHAnsi"/>
              </w:rPr>
            </w:rPrChange>
          </w:rPr>
          <w:delText>R</w:delText>
        </w:r>
        <w:r w:rsidR="006945AE" w:rsidRPr="00805F76" w:rsidDel="009B6897">
          <w:rPr>
            <w:rFonts w:ascii="Times New Roman" w:hAnsi="Times New Roman" w:cs="Times New Roman"/>
            <w:sz w:val="24"/>
            <w:szCs w:val="24"/>
            <w:rPrChange w:id="1103" w:author="Douglas Souza" w:date="2024-10-20T16:20:00Z">
              <w:rPr>
                <w:rFonts w:cstheme="minorHAnsi"/>
              </w:rPr>
            </w:rPrChange>
          </w:rPr>
          <w:delText>$</w:delText>
        </w:r>
      </w:del>
      <w:ins w:id="1104" w:author="Luana Pereira" w:date="2025-02-03T14:15:00Z">
        <w:del w:id="1105" w:author="Douglas Souza [2]" w:date="2026-09-02T15:45:00Z" w16du:dateUtc="2026-09-02T18:45:00Z">
          <w:r w:rsidR="000472BA" w:rsidDel="009B6897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ins w:id="1106" w:author="Luana Pereira" w:date="2025-02-04T10:58:00Z">
        <w:del w:id="1107" w:author="Douglas Souza [2]" w:date="2026-09-02T15:45:00Z" w16du:dateUtc="2026-09-02T18:45:00Z">
          <w:r w:rsidR="00C0508A" w:rsidRPr="00984083" w:rsidDel="009B6897">
            <w:rPr>
              <w:rFonts w:ascii="Times New Roman" w:hAnsi="Times New Roman" w:cs="Times New Roman"/>
              <w:sz w:val="24"/>
              <w:szCs w:val="24"/>
            </w:rPr>
            <w:delText>240.000,00</w:delText>
          </w:r>
        </w:del>
      </w:ins>
      <w:ins w:id="1108" w:author="Prime RMS" w:date="2025-10-06T13:50:00Z" w16du:dateUtc="2025-10-06T16:50:00Z">
        <w:del w:id="1109" w:author="Douglas Souza [2]" w:date="2026-09-02T15:45:00Z" w16du:dateUtc="2026-09-02T18:45:00Z">
          <w:r w:rsidR="00D27511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760</w:delText>
          </w:r>
        </w:del>
      </w:ins>
      <w:ins w:id="1110" w:author="Prime RMS" w:date="2025-08-29T12:48:00Z">
        <w:del w:id="1111" w:author="Douglas Souza [2]" w:date="2026-09-02T15:45:00Z" w16du:dateUtc="2026-09-02T18:45:00Z">
          <w:r w:rsidR="00520E68" w:rsidRPr="00520E68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.000,00</w:delText>
          </w:r>
        </w:del>
      </w:ins>
      <w:ins w:id="1112" w:author="Luana Pereira" w:date="2025-02-03T11:55:00Z">
        <w:del w:id="1113" w:author="Douglas Souza [2]" w:date="2026-09-05T18:31:00Z" w16du:dateUtc="2026-09-05T21:31:00Z">
          <w:r w:rsidR="0026564D" w:rsidDel="007421DE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del w:id="1114" w:author="Douglas Souza [2]" w:date="2026-09-05T18:31:00Z" w16du:dateUtc="2026-09-05T21:31:00Z">
        <w:r w:rsidR="00EE4D00" w:rsidRPr="00805F76" w:rsidDel="007421DE">
          <w:rPr>
            <w:rFonts w:ascii="Times New Roman" w:hAnsi="Times New Roman" w:cs="Times New Roman"/>
            <w:sz w:val="24"/>
            <w:szCs w:val="24"/>
            <w:rPrChange w:id="1115" w:author="Douglas Souza" w:date="2024-10-20T16:20:00Z">
              <w:rPr>
                <w:rFonts w:cstheme="minorHAnsi"/>
              </w:rPr>
            </w:rPrChange>
          </w:rPr>
          <w:delText xml:space="preserve"> </w:delText>
        </w:r>
        <w:r w:rsidRPr="00805F76" w:rsidDel="007421DE">
          <w:rPr>
            <w:rFonts w:ascii="Times New Roman" w:hAnsi="Times New Roman" w:cs="Times New Roman"/>
            <w:sz w:val="24"/>
            <w:szCs w:val="24"/>
            <w:rPrChange w:id="1116" w:author="Douglas Souza" w:date="2024-10-20T16:20:00Z">
              <w:rPr>
                <w:rFonts w:cstheme="minorHAnsi"/>
              </w:rPr>
            </w:rPrChange>
          </w:rPr>
          <w:delText xml:space="preserve">      </w:delText>
        </w:r>
      </w:del>
      <w:del w:id="1117" w:author="Douglas Souza [2]" w:date="2026-09-02T15:35:00Z" w16du:dateUtc="2026-09-02T18:35:00Z">
        <w:r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118" w:author="Douglas Souza" w:date="2024-10-20T16:20:00Z">
              <w:rPr>
                <w:rFonts w:cstheme="minorHAnsi"/>
                <w:b/>
                <w:bCs/>
              </w:rPr>
            </w:rPrChange>
          </w:rPr>
          <w:br/>
          <w:delText xml:space="preserve"> </w:delText>
        </w:r>
      </w:del>
    </w:p>
    <w:p w14:paraId="2D7BF126" w14:textId="4551286F" w:rsidR="002711C3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119" w:author="Douglas Souza [2]" w:date="2026-09-02T15:35:00Z" w16du:dateUtc="2026-09-02T18:35:00Z"/>
          <w:rFonts w:ascii="Times New Roman" w:hAnsi="Times New Roman" w:cs="Times New Roman"/>
          <w:sz w:val="24"/>
          <w:szCs w:val="24"/>
          <w:rPrChange w:id="1120" w:author="Douglas Souza" w:date="2024-10-20T16:20:00Z">
            <w:rPr>
              <w:del w:id="1121" w:author="Douglas Souza [2]" w:date="2026-09-02T15:35:00Z" w16du:dateUtc="2026-09-02T18:35:00Z"/>
              <w:rFonts w:cstheme="minorHAnsi"/>
            </w:rPr>
          </w:rPrChange>
        </w:rPr>
        <w:pPrChange w:id="1122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123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24" w:author="Douglas Souza" w:date="2024-10-20T16:20:00Z">
              <w:rPr>
                <w:rFonts w:cstheme="minorHAnsi"/>
                <w:b/>
                <w:bCs/>
              </w:rPr>
            </w:rPrChange>
          </w:rPr>
          <w:delText>D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25" w:author="Douglas Souza" w:date="2024-10-20T16:20:00Z">
              <w:rPr>
                <w:rFonts w:cstheme="minorHAnsi"/>
                <w:b/>
                <w:bCs/>
              </w:rPr>
            </w:rPrChange>
          </w:rPr>
          <w:delText>espesas de cartório:</w:delText>
        </w:r>
      </w:del>
      <w:del w:id="1126" w:author="Douglas Souza [2]" w:date="2026-09-02T15:45:00Z" w16du:dateUtc="2026-09-02T18:45:00Z">
        <w:r w:rsidR="00906221" w:rsidRPr="00805F76" w:rsidDel="009B6897">
          <w:rPr>
            <w:rFonts w:ascii="Times New Roman" w:hAnsi="Times New Roman" w:cs="Times New Roman"/>
            <w:b/>
            <w:bCs/>
            <w:sz w:val="24"/>
            <w:szCs w:val="24"/>
            <w:rPrChange w:id="1127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 </w:delText>
        </w:r>
      </w:del>
      <w:ins w:id="1128" w:author="Prime RMS" w:date="2025-05-30T14:40:00Z" w16du:dateUtc="2025-05-30T17:40:00Z">
        <w:del w:id="1129" w:author="Douglas Souza [2]" w:date="2026-09-02T15:35:00Z" w16du:dateUtc="2026-09-02T18:35:00Z">
          <w:r w:rsidR="0019576D" w:rsidDel="002711C3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NAO</w:delText>
          </w:r>
        </w:del>
      </w:ins>
      <w:ins w:id="1130" w:author="Luana Pereira" w:date="2025-02-03T14:15:00Z">
        <w:del w:id="1131" w:author="Douglas Souza [2]" w:date="2026-09-05T18:31:00Z" w16du:dateUtc="2026-09-05T21:31:00Z">
          <w:r w:rsidR="000472BA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NAO</w:delText>
          </w:r>
        </w:del>
      </w:ins>
      <w:del w:id="1132" w:author="Douglas Souza [2]" w:date="2026-09-05T18:31:00Z" w16du:dateUtc="2026-09-05T21:31:00Z">
        <w:r w:rsidR="006945AE" w:rsidRPr="00805F76" w:rsidDel="007421DE">
          <w:rPr>
            <w:rFonts w:ascii="Times New Roman" w:hAnsi="Times New Roman" w:cs="Times New Roman"/>
            <w:sz w:val="24"/>
            <w:szCs w:val="24"/>
            <w:rPrChange w:id="1133" w:author="Douglas Souza" w:date="2024-10-20T16:20:00Z">
              <w:rPr>
                <w:rFonts w:cstheme="minorHAnsi"/>
              </w:rPr>
            </w:rPrChange>
          </w:rPr>
          <w:delText>NÃO</w:delText>
        </w:r>
      </w:del>
    </w:p>
    <w:p w14:paraId="39DFEF76" w14:textId="72266E96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134" w:author="Douglas Souza [2]" w:date="2026-09-02T15:35:00Z" w16du:dateUtc="2026-09-02T18:35:00Z"/>
          <w:rFonts w:ascii="Times New Roman" w:hAnsi="Times New Roman" w:cs="Times New Roman"/>
          <w:b/>
          <w:bCs/>
          <w:sz w:val="24"/>
          <w:szCs w:val="24"/>
          <w:rPrChange w:id="1135" w:author="Douglas Souza" w:date="2024-10-20T16:20:00Z">
            <w:rPr>
              <w:del w:id="1136" w:author="Douglas Souza [2]" w:date="2026-09-02T15:35:00Z" w16du:dateUtc="2026-09-02T18:35:00Z"/>
              <w:rFonts w:cstheme="minorHAnsi"/>
              <w:b/>
              <w:bCs/>
            </w:rPr>
          </w:rPrChange>
        </w:rPr>
        <w:pPrChange w:id="1137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138" w:author="Douglas Souza [2]" w:date="2026-09-02T15:35:00Z" w16du:dateUtc="2026-09-02T18:35:00Z">
        <w:r w:rsidRPr="00805F76" w:rsidDel="002711C3">
          <w:rPr>
            <w:rFonts w:ascii="Times New Roman" w:hAnsi="Times New Roman" w:cs="Times New Roman"/>
            <w:sz w:val="24"/>
            <w:szCs w:val="24"/>
            <w:rPrChange w:id="1139" w:author="Douglas Souza" w:date="2024-10-20T16:20:00Z">
              <w:rPr>
                <w:rFonts w:cstheme="minorHAnsi"/>
              </w:rPr>
            </w:rPrChange>
          </w:rPr>
          <w:br/>
        </w:r>
      </w:del>
      <w:del w:id="1140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41" w:author="Douglas Souza" w:date="2024-10-20T16:20:00Z">
              <w:rPr>
                <w:rFonts w:cstheme="minorHAnsi"/>
                <w:b/>
                <w:bCs/>
              </w:rPr>
            </w:rPrChange>
          </w:rPr>
          <w:delText>T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42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otal financiado: </w:delText>
        </w:r>
      </w:del>
      <w:del w:id="1143" w:author="Douglas Souza [2]" w:date="2026-09-02T15:45:00Z" w16du:dateUtc="2026-09-02T18:45:00Z">
        <w:r w:rsidR="006945AE" w:rsidRPr="00805F76" w:rsidDel="009B6897">
          <w:rPr>
            <w:rFonts w:ascii="Times New Roman" w:hAnsi="Times New Roman" w:cs="Times New Roman"/>
            <w:sz w:val="24"/>
            <w:szCs w:val="24"/>
            <w:rPrChange w:id="1144" w:author="Douglas Souza" w:date="2024-10-20T16:20:00Z">
              <w:rPr>
                <w:rFonts w:cstheme="minorHAnsi"/>
              </w:rPr>
            </w:rPrChange>
          </w:rPr>
          <w:delText xml:space="preserve">R$ </w:delText>
        </w:r>
      </w:del>
      <w:ins w:id="1145" w:author="Prime RMS" w:date="2025-10-06T13:50:00Z" w16du:dateUtc="2025-10-06T16:50:00Z">
        <w:del w:id="1146" w:author="Douglas Souza [2]" w:date="2026-09-02T15:45:00Z" w16du:dateUtc="2026-09-02T18:45:00Z">
          <w:r w:rsidR="00D27511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760</w:delText>
          </w:r>
        </w:del>
      </w:ins>
      <w:ins w:id="1147" w:author="Prime RMS" w:date="2025-08-29T12:48:00Z">
        <w:del w:id="1148" w:author="Douglas Souza [2]" w:date="2026-09-02T15:45:00Z" w16du:dateUtc="2026-09-02T18:45:00Z">
          <w:r w:rsidR="00520E68" w:rsidRPr="00520E68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.000,00</w:delText>
          </w:r>
        </w:del>
      </w:ins>
      <w:del w:id="1149" w:author="Douglas Souza [2]" w:date="2026-09-02T15:35:00Z" w16du:dateUtc="2026-09-02T18:35:00Z">
        <w:r w:rsidRPr="00805F76" w:rsidDel="002711C3">
          <w:rPr>
            <w:rFonts w:ascii="Times New Roman" w:hAnsi="Times New Roman" w:cs="Times New Roman"/>
            <w:sz w:val="24"/>
            <w:szCs w:val="24"/>
            <w:rPrChange w:id="1150" w:author="Douglas Souza" w:date="2024-10-20T16:20:00Z">
              <w:rPr>
                <w:rFonts w:cstheme="minorHAnsi"/>
              </w:rPr>
            </w:rPrChange>
          </w:rPr>
          <w:br/>
        </w:r>
      </w:del>
    </w:p>
    <w:p w14:paraId="43ECB92E" w14:textId="77777777" w:rsidR="007421DE" w:rsidRDefault="007421DE" w:rsidP="007421DE">
      <w:pPr>
        <w:spacing w:after="0" w:line="360" w:lineRule="auto"/>
        <w:jc w:val="both"/>
        <w:rPr>
          <w:ins w:id="1151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52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Proponente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principal: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{proponente}</w:t>
      </w:r>
    </w:p>
    <w:p w14:paraId="6B88FE56" w14:textId="77777777" w:rsidR="007421DE" w:rsidRPr="003D23A2" w:rsidRDefault="007421DE" w:rsidP="007421DE">
      <w:pPr>
        <w:spacing w:after="0" w:line="360" w:lineRule="auto"/>
        <w:jc w:val="both"/>
        <w:rPr>
          <w:ins w:id="1153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54" w:author="Douglas Souza [2]" w:date="2026-09-05T18:31:00Z" w16du:dateUtc="2026-09-05T21:31:00Z"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Proponente secundário: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{conjuge}</w:t>
      </w:r>
    </w:p>
    <w:p w14:paraId="01922747" w14:textId="77777777" w:rsidR="007421DE" w:rsidRPr="007521AF" w:rsidRDefault="007421DE" w:rsidP="007421DE">
      <w:pPr>
        <w:spacing w:after="0" w:line="360" w:lineRule="auto"/>
        <w:jc w:val="both"/>
        <w:rPr>
          <w:ins w:id="1155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56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Corretor/Imobiliária</w:t>
        </w:r>
        <w:r w:rsidRPr="007521AF">
          <w:rPr>
            <w:rFonts w:ascii="Times New Roman" w:hAnsi="Times New Roman" w:cs="Times New Roman"/>
            <w:sz w:val="24"/>
            <w:szCs w:val="24"/>
          </w:rPr>
          <w:t xml:space="preserve">: </w:t>
        </w:r>
      </w:ins>
      <w:r>
        <w:rPr>
          <w:rFonts w:ascii="Times New Roman" w:hAnsi="Times New Roman" w:cs="Times New Roman"/>
          <w:sz w:val="24"/>
          <w:szCs w:val="24"/>
        </w:rPr>
        <w:t xml:space="preserve"> {corretor}</w:t>
      </w:r>
    </w:p>
    <w:p w14:paraId="5EF96FFC" w14:textId="77777777" w:rsidR="007421DE" w:rsidRPr="007521AF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57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58" w:author="Douglas Souza [2]" w:date="2026-09-05T18:31:00Z" w16du:dateUtc="2026-09-05T21:31:00Z">
        <w:r>
          <w:rPr>
            <w:rFonts w:ascii="Times New Roman" w:hAnsi="Times New Roman" w:cs="Times New Roman"/>
            <w:b/>
            <w:bCs/>
            <w:sz w:val="24"/>
            <w:szCs w:val="24"/>
          </w:rPr>
          <w:t>Banco</w:t>
        </w:r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{banco}</w:t>
      </w:r>
    </w:p>
    <w:p w14:paraId="224A024C" w14:textId="77777777" w:rsidR="007421DE" w:rsidRPr="007521AF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59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60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A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>gência:                                                         Conta Corrente: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{agencia}</w:t>
        </w:r>
        <w:r w:rsidRPr="007521AF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sz w:val="24"/>
          <w:szCs w:val="24"/>
        </w:rPr>
        <w:t xml:space="preserve"> {conta}</w:t>
      </w:r>
    </w:p>
    <w:p w14:paraId="0C46E432" w14:textId="1989E90D" w:rsidR="007421DE" w:rsidRPr="007521AF" w:rsidRDefault="00706F6B" w:rsidP="007421DE">
      <w:pPr>
        <w:autoSpaceDE w:val="0"/>
        <w:autoSpaceDN w:val="0"/>
        <w:adjustRightInd w:val="0"/>
        <w:spacing w:after="0" w:line="360" w:lineRule="auto"/>
        <w:jc w:val="both"/>
        <w:rPr>
          <w:ins w:id="1161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62" w:author="Douglas Souza [2]" w:date="2026-09-05T18:31:00Z" w16du:dateUtc="2026-09-05T21:31:00Z">
        <w:r>
          <w:rPr>
            <w:rFonts w:ascii="Times New Roman" w:hAnsi="Times New Roman" w:cs="Times New Roman"/>
            <w:b/>
            <w:bCs/>
            <w:sz w:val="24"/>
            <w:szCs w:val="24"/>
          </w:rPr>
          <w:t>Prod</w:t>
        </w:r>
      </w:ins>
      <w:ins w:id="1163" w:author="Douglas Souza [2]" w:date="2026-09-05T18:32:00Z" w16du:dateUtc="2026-09-05T21:32:00Z">
        <w:r>
          <w:rPr>
            <w:rFonts w:ascii="Times New Roman" w:hAnsi="Times New Roman" w:cs="Times New Roman"/>
            <w:b/>
            <w:bCs/>
            <w:sz w:val="24"/>
            <w:szCs w:val="24"/>
          </w:rPr>
          <w:t>uto</w:t>
        </w:r>
      </w:ins>
      <w:ins w:id="1164" w:author="Douglas Souza [2]" w:date="2026-09-05T18:31:00Z" w16du:dateUtc="2026-09-05T21:31:00Z">
        <w:r w:rsidR="007421DE"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{produto}</w:t>
      </w:r>
    </w:p>
    <w:p w14:paraId="16AD09B0" w14:textId="77777777" w:rsidR="007421DE" w:rsidRPr="007521AF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65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66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Valor do imóvel: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{valor_imovel}</w:t>
      </w:r>
    </w:p>
    <w:p w14:paraId="07596F45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67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68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Valor financiado: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{valor_financiado}</w:t>
      </w:r>
    </w:p>
    <w:p w14:paraId="0D0E64BD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69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70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Despesas de cartório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>*</w:t>
        </w:r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:</w:t>
        </w:r>
        <w:r w:rsidRPr="009B6897" w:rsidDel="009B6897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{despesas}</w:t>
      </w:r>
    </w:p>
    <w:p w14:paraId="7C3B62C0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71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72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Total financiado: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{total}</w:t>
      </w:r>
    </w:p>
    <w:p w14:paraId="0D485385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73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74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lastRenderedPageBreak/>
          <w:t>Utilização de FGTS: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{fgts}</w:t>
      </w:r>
    </w:p>
    <w:p w14:paraId="2AB8BADB" w14:textId="77777777" w:rsidR="007421DE" w:rsidRPr="007521AF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75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76" w:author="Douglas Souza [2]" w:date="2026-09-05T18:31:00Z" w16du:dateUtc="2026-09-05T21:31:00Z">
        <w:r>
          <w:rPr>
            <w:rFonts w:ascii="Times New Roman" w:hAnsi="Times New Roman" w:cs="Times New Roman"/>
            <w:b/>
            <w:bCs/>
            <w:sz w:val="24"/>
            <w:szCs w:val="24"/>
          </w:rPr>
          <w:t>IQ: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{iq}</w:t>
      </w:r>
    </w:p>
    <w:p w14:paraId="0BE53D7A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77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78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Valor do FGTS: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{valor_fgts}</w:t>
      </w:r>
    </w:p>
    <w:p w14:paraId="74742398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79" w:author="Douglas Souza [2]" w:date="2026-09-05T18:31:00Z" w16du:dateUtc="2026-09-05T21:31:00Z"/>
          <w:rFonts w:ascii="Times New Roman" w:hAnsi="Times New Roman" w:cs="Times New Roman"/>
          <w:sz w:val="24"/>
          <w:szCs w:val="24"/>
        </w:rPr>
      </w:pPr>
      <w:ins w:id="1180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>Prazo</w:t>
        </w:r>
        <w:r>
          <w:rPr>
            <w:rFonts w:ascii="Times New Roman" w:hAnsi="Times New Roman" w:cs="Times New Roman"/>
            <w:sz w:val="24"/>
            <w:szCs w:val="24"/>
          </w:rPr>
          <w:t xml:space="preserve">: </w:t>
        </w:r>
        <w:r w:rsidRPr="009B6897" w:rsidDel="002711C3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sz w:val="24"/>
          <w:szCs w:val="24"/>
        </w:rPr>
        <w:t xml:space="preserve"> {prazo}</w:t>
      </w:r>
    </w:p>
    <w:p w14:paraId="268679DA" w14:textId="77777777" w:rsidR="007421DE" w:rsidRDefault="007421DE" w:rsidP="007421DE">
      <w:pPr>
        <w:autoSpaceDE w:val="0"/>
        <w:autoSpaceDN w:val="0"/>
        <w:adjustRightInd w:val="0"/>
        <w:spacing w:after="0" w:line="360" w:lineRule="auto"/>
        <w:jc w:val="both"/>
        <w:rPr>
          <w:ins w:id="1181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</w:rPr>
      </w:pPr>
      <w:ins w:id="1182" w:author="Douglas Souza [2]" w:date="2026-09-05T18:31:00Z" w16du:dateUtc="2026-09-05T21:31:00Z">
        <w:r w:rsidRPr="007521AF">
          <w:rPr>
            <w:rFonts w:ascii="Times New Roman" w:hAnsi="Times New Roman" w:cs="Times New Roman"/>
            <w:b/>
            <w:bCs/>
            <w:sz w:val="24"/>
            <w:szCs w:val="24"/>
          </w:rPr>
          <w:t xml:space="preserve">Sistema de amortização: </w:t>
        </w:r>
      </w:ins>
      <w:r>
        <w:rPr>
          <w:rFonts w:ascii="Times New Roman" w:hAnsi="Times New Roman" w:cs="Times New Roman"/>
          <w:b/>
          <w:bCs/>
          <w:sz w:val="24"/>
          <w:szCs w:val="24"/>
        </w:rPr>
        <w:t xml:space="preserve"> {sistema}</w:t>
      </w:r>
    </w:p>
    <w:p w14:paraId="155DE414" w14:textId="7C52881B" w:rsidR="008D4E59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ins w:id="1183" w:author="Douglas Souza" w:date="2024-11-09T13:07:00Z"/>
          <w:del w:id="1184" w:author="Douglas Souza [2]" w:date="2026-09-02T15:35:00Z" w16du:dateUtc="2026-09-02T18:35:00Z"/>
          <w:rFonts w:ascii="Times New Roman" w:hAnsi="Times New Roman" w:cs="Times New Roman"/>
          <w:b/>
          <w:bCs/>
          <w:sz w:val="24"/>
          <w:szCs w:val="24"/>
        </w:rPr>
        <w:pPrChange w:id="1185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186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87" w:author="Douglas Souza" w:date="2024-10-20T16:20:00Z">
              <w:rPr>
                <w:rFonts w:cstheme="minorHAnsi"/>
                <w:b/>
                <w:bCs/>
              </w:rPr>
            </w:rPrChange>
          </w:rPr>
          <w:delText>U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88" w:author="Douglas Souza" w:date="2024-10-20T16:20:00Z">
              <w:rPr>
                <w:rFonts w:cstheme="minorHAnsi"/>
                <w:b/>
                <w:bCs/>
              </w:rPr>
            </w:rPrChange>
          </w:rPr>
          <w:delText>tilização de FGTS:</w:delText>
        </w:r>
      </w:del>
      <w:ins w:id="1189" w:author="Prime RMS" w:date="2025-06-25T17:43:00Z" w16du:dateUtc="2025-06-25T20:43:00Z">
        <w:del w:id="1190" w:author="Douglas Souza [2]" w:date="2026-09-05T18:31:00Z" w16du:dateUtc="2026-09-05T21:31:00Z">
          <w:r w:rsidR="00127915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 xml:space="preserve"> </w:delText>
          </w:r>
        </w:del>
      </w:ins>
      <w:ins w:id="1191" w:author="Prime RMS" w:date="2025-07-18T17:27:00Z" w16du:dateUtc="2025-07-18T20:27:00Z">
        <w:del w:id="1192" w:author="Douglas Souza [2]" w:date="2026-05-17T14:04:00Z" w16du:dateUtc="2026-05-17T17:04:00Z">
          <w:r w:rsidR="000B4DAC" w:rsidDel="008D4E59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NAO</w:delText>
          </w:r>
        </w:del>
      </w:ins>
      <w:del w:id="1193" w:author="Douglas Souza [2]" w:date="2026-09-05T18:31:00Z" w16du:dateUtc="2026-09-05T21:31:00Z"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94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 </w:delText>
        </w:r>
      </w:del>
      <w:ins w:id="1195" w:author="Luana Pereira" w:date="2025-02-03T11:55:00Z">
        <w:del w:id="1196" w:author="Douglas Souza [2]" w:date="2026-09-05T18:31:00Z" w16du:dateUtc="2026-09-05T21:31:00Z">
          <w:r w:rsidR="0026564D" w:rsidDel="007421DE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NAO</w:delText>
          </w:r>
        </w:del>
      </w:ins>
      <w:del w:id="1197" w:author="Douglas Souza [2]" w:date="2026-09-05T18:31:00Z" w16du:dateUtc="2026-09-05T21:31:00Z">
        <w:r w:rsidR="0023488F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198" w:author="Douglas Souza" w:date="2024-10-20T16:20:00Z">
              <w:rPr>
                <w:rFonts w:cstheme="minorHAnsi"/>
                <w:b/>
                <w:bCs/>
              </w:rPr>
            </w:rPrChange>
          </w:rPr>
          <w:delText>SIM</w:delText>
        </w:r>
      </w:del>
    </w:p>
    <w:p w14:paraId="2BC8910C" w14:textId="053C74C4" w:rsidR="00C76E93" w:rsidRPr="00805F76" w:rsidDel="007421DE" w:rsidRDefault="00C76E93">
      <w:pPr>
        <w:autoSpaceDE w:val="0"/>
        <w:autoSpaceDN w:val="0"/>
        <w:adjustRightInd w:val="0"/>
        <w:spacing w:after="0" w:line="360" w:lineRule="auto"/>
        <w:jc w:val="both"/>
        <w:rPr>
          <w:del w:id="1199" w:author="Douglas Souza [2]" w:date="2026-09-05T18:31:00Z" w16du:dateUtc="2026-09-05T21:31:00Z"/>
          <w:rFonts w:ascii="Times New Roman" w:hAnsi="Times New Roman" w:cs="Times New Roman"/>
          <w:b/>
          <w:bCs/>
          <w:sz w:val="24"/>
          <w:szCs w:val="24"/>
          <w:rPrChange w:id="1200" w:author="Douglas Souza" w:date="2024-10-20T16:20:00Z">
            <w:rPr>
              <w:del w:id="1201" w:author="Douglas Souza [2]" w:date="2026-09-05T18:31:00Z" w16du:dateUtc="2026-09-05T21:31:00Z"/>
              <w:rFonts w:cstheme="minorHAnsi"/>
              <w:b/>
              <w:bCs/>
            </w:rPr>
          </w:rPrChange>
        </w:rPr>
        <w:pPrChange w:id="1202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F24EAB" w14:textId="48D0F41D" w:rsidR="00C44E65" w:rsidDel="002711C3" w:rsidRDefault="00C44E65">
      <w:pPr>
        <w:tabs>
          <w:tab w:val="left" w:pos="0"/>
        </w:tabs>
        <w:autoSpaceDE w:val="0"/>
        <w:autoSpaceDN w:val="0"/>
        <w:adjustRightInd w:val="0"/>
        <w:spacing w:after="0" w:line="360" w:lineRule="auto"/>
        <w:ind w:right="6375"/>
        <w:jc w:val="both"/>
        <w:rPr>
          <w:del w:id="1203" w:author="Douglas Souza [2]" w:date="2026-09-02T15:35:00Z" w16du:dateUtc="2026-09-02T18:35:00Z"/>
          <w:rFonts w:ascii="Times New Roman" w:hAnsi="Times New Roman" w:cs="Times New Roman"/>
          <w:sz w:val="24"/>
          <w:szCs w:val="24"/>
        </w:rPr>
      </w:pPr>
      <w:del w:id="1204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205" w:author="Douglas Souza" w:date="2024-10-20T16:20:00Z">
              <w:rPr>
                <w:rFonts w:cstheme="minorHAnsi"/>
                <w:b/>
                <w:bCs/>
              </w:rPr>
            </w:rPrChange>
          </w:rPr>
          <w:delText>V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206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alor atual do FGTS: </w:delText>
        </w:r>
      </w:del>
      <w:del w:id="1207" w:author="Douglas Souza [2]" w:date="2026-09-02T15:45:00Z" w16du:dateUtc="2026-09-02T18:45:00Z">
        <w:r w:rsidRPr="00805F76" w:rsidDel="009B6897">
          <w:rPr>
            <w:rFonts w:ascii="Times New Roman" w:hAnsi="Times New Roman" w:cs="Times New Roman"/>
            <w:sz w:val="24"/>
            <w:szCs w:val="24"/>
            <w:rPrChange w:id="1208" w:author="Douglas Souza" w:date="2024-10-20T16:20:00Z">
              <w:rPr>
                <w:rFonts w:cstheme="minorHAnsi"/>
              </w:rPr>
            </w:rPrChange>
          </w:rPr>
          <w:delText xml:space="preserve">R$ </w:delText>
        </w:r>
      </w:del>
      <w:ins w:id="1209" w:author="Prime RMS" w:date="2025-07-18T17:27:00Z" w16du:dateUtc="2025-07-18T20:27:00Z">
        <w:del w:id="1210" w:author="Douglas Souza [2]" w:date="2026-09-02T15:45:00Z" w16du:dateUtc="2026-09-02T18:45:00Z">
          <w:r w:rsidR="000B4DAC" w:rsidDel="009B6897">
            <w:rPr>
              <w:rFonts w:ascii="Times New Roman" w:hAnsi="Times New Roman" w:cs="Times New Roman"/>
              <w:sz w:val="24"/>
              <w:szCs w:val="24"/>
            </w:rPr>
            <w:delText>0,0</w:delText>
          </w:r>
        </w:del>
        <w:del w:id="1211" w:author="Douglas Souza [2]" w:date="2026-09-02T15:36:00Z" w16du:dateUtc="2026-09-02T18:36:00Z">
          <w:r w:rsidR="000B4DAC" w:rsidDel="002711C3">
            <w:rPr>
              <w:rFonts w:ascii="Times New Roman" w:hAnsi="Times New Roman" w:cs="Times New Roman"/>
              <w:sz w:val="24"/>
              <w:szCs w:val="24"/>
            </w:rPr>
            <w:delText>0</w:delText>
          </w:r>
        </w:del>
      </w:ins>
    </w:p>
    <w:p w14:paraId="10C0D6EF" w14:textId="48F46C8E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212" w:author="Douglas Souza [2]" w:date="2026-09-02T15:37:00Z" w16du:dateUtc="2026-09-02T18:37:00Z"/>
          <w:rFonts w:ascii="Times New Roman" w:hAnsi="Times New Roman" w:cs="Times New Roman"/>
          <w:sz w:val="24"/>
          <w:szCs w:val="24"/>
          <w:rPrChange w:id="1213" w:author="Douglas Souza" w:date="2024-10-20T16:20:00Z">
            <w:rPr>
              <w:del w:id="1214" w:author="Douglas Souza [2]" w:date="2026-09-02T15:37:00Z" w16du:dateUtc="2026-09-02T18:37:00Z"/>
              <w:rFonts w:cstheme="minorHAnsi"/>
            </w:rPr>
          </w:rPrChange>
        </w:rPr>
        <w:pPrChange w:id="1215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216" w:author="Douglas Souza [2]" w:date="2026-09-02T15:37:00Z" w16du:dateUtc="2026-09-02T18:37:00Z">
        <w:r w:rsidRPr="00805F76" w:rsidDel="002711C3">
          <w:rPr>
            <w:rFonts w:ascii="Times New Roman" w:hAnsi="Times New Roman" w:cs="Times New Roman"/>
            <w:sz w:val="24"/>
            <w:szCs w:val="24"/>
            <w:rPrChange w:id="1217" w:author="Douglas Souza" w:date="2024-10-20T16:20:00Z">
              <w:rPr>
                <w:rFonts w:cstheme="minorHAnsi"/>
              </w:rPr>
            </w:rPrChange>
          </w:rPr>
          <w:br/>
        </w:r>
      </w:del>
      <w:del w:id="1218" w:author="Douglas Souza [2]" w:date="2026-09-02T15:36:00Z" w16du:dateUtc="2026-09-02T18:36:00Z">
        <w:r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219" w:author="Douglas Souza" w:date="2024-10-20T16:20:00Z">
              <w:rPr>
                <w:rFonts w:cstheme="minorHAnsi"/>
                <w:b/>
                <w:bCs/>
              </w:rPr>
            </w:rPrChange>
          </w:rPr>
          <w:delText>P</w:delText>
        </w:r>
        <w:r w:rsidR="00906221" w:rsidRPr="00805F76" w:rsidDel="002711C3">
          <w:rPr>
            <w:rFonts w:ascii="Times New Roman" w:hAnsi="Times New Roman" w:cs="Times New Roman"/>
            <w:b/>
            <w:bCs/>
            <w:sz w:val="24"/>
            <w:szCs w:val="24"/>
            <w:rPrChange w:id="1220" w:author="Douglas Souza" w:date="2024-10-20T16:20:00Z">
              <w:rPr>
                <w:rFonts w:cstheme="minorHAnsi"/>
                <w:b/>
                <w:bCs/>
              </w:rPr>
            </w:rPrChange>
          </w:rPr>
          <w:delText>razo:</w:delText>
        </w:r>
        <w:r w:rsidR="00EE4D00" w:rsidRPr="00805F76" w:rsidDel="002711C3">
          <w:rPr>
            <w:rFonts w:ascii="Times New Roman" w:hAnsi="Times New Roman" w:cs="Times New Roman"/>
            <w:sz w:val="24"/>
            <w:szCs w:val="24"/>
            <w:rPrChange w:id="1221" w:author="Douglas Souza" w:date="2024-10-20T16:20:00Z">
              <w:rPr>
                <w:rFonts w:cstheme="minorHAnsi"/>
              </w:rPr>
            </w:rPrChange>
          </w:rPr>
          <w:tab/>
        </w:r>
      </w:del>
      <w:ins w:id="1222" w:author="Luana Pereira" w:date="2025-02-03T11:55:00Z">
        <w:del w:id="1223" w:author="Douglas Souza [2]" w:date="2026-09-02T15:36:00Z" w16du:dateUtc="2026-09-02T18:36:00Z">
          <w:r w:rsidR="0026564D" w:rsidDel="002711C3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ins w:id="1224" w:author="Prime RMS" w:date="2025-08-29T12:48:00Z" w16du:dateUtc="2025-08-29T15:48:00Z">
        <w:del w:id="1225" w:author="Douglas Souza [2]" w:date="2026-09-02T15:36:00Z" w16du:dateUtc="2026-09-02T18:36:00Z">
          <w:r w:rsidR="00520E68" w:rsidRPr="00520E68" w:rsidDel="002711C3">
            <w:rPr>
              <w:rFonts w:ascii="Times New Roman" w:hAnsi="Times New Roman" w:cs="Times New Roman"/>
              <w:b/>
              <w:bCs/>
              <w:sz w:val="24"/>
              <w:szCs w:val="24"/>
              <w:rPrChange w:id="1226" w:author="Prime RMS" w:date="2025-08-29T12:48:00Z" w16du:dateUtc="2025-08-29T15:48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>42</w:delText>
          </w:r>
        </w:del>
      </w:ins>
      <w:ins w:id="1227" w:author="Prime RMS" w:date="2025-08-19T12:34:00Z" w16du:dateUtc="2025-08-19T15:34:00Z">
        <w:del w:id="1228" w:author="Douglas Souza [2]" w:date="2026-09-02T15:36:00Z" w16du:dateUtc="2026-09-02T18:36:00Z">
          <w:r w:rsidR="00137BFA" w:rsidRPr="00520E68" w:rsidDel="002711C3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0</w:delText>
          </w:r>
        </w:del>
      </w:ins>
      <w:ins w:id="1229" w:author="Prime RMS" w:date="2025-03-11T09:30:00Z">
        <w:del w:id="1230" w:author="Douglas Souza [2]" w:date="2026-09-02T15:36:00Z" w16du:dateUtc="2026-09-02T18:36:00Z">
          <w:r w:rsidR="009070B3" w:rsidRPr="009070B3" w:rsidDel="002711C3">
            <w:rPr>
              <w:rFonts w:ascii="Times New Roman" w:hAnsi="Times New Roman" w:cs="Times New Roman"/>
              <w:b/>
              <w:bCs/>
              <w:sz w:val="24"/>
              <w:szCs w:val="24"/>
            </w:rPr>
            <w:delText xml:space="preserve"> </w:delText>
          </w:r>
        </w:del>
        <w:del w:id="1231" w:author="Douglas Souza [2]" w:date="2026-09-02T15:37:00Z" w16du:dateUtc="2026-09-02T18:37:00Z">
          <w:r w:rsidR="009070B3" w:rsidRPr="009070B3" w:rsidDel="002711C3">
            <w:rPr>
              <w:rFonts w:ascii="Times New Roman" w:hAnsi="Times New Roman" w:cs="Times New Roman"/>
              <w:sz w:val="24"/>
              <w:szCs w:val="24"/>
            </w:rPr>
            <w:delText>meses</w:delText>
          </w:r>
        </w:del>
      </w:ins>
      <w:ins w:id="1232" w:author="Luana Pereira" w:date="2025-02-03T11:55:00Z">
        <w:del w:id="1233" w:author="Douglas Souza [2]" w:date="2026-09-05T18:31:00Z" w16du:dateUtc="2026-09-05T21:31:00Z">
          <w:r w:rsidR="0026564D" w:rsidDel="007421DE">
            <w:rPr>
              <w:rFonts w:ascii="Times New Roman" w:hAnsi="Times New Roman" w:cs="Times New Roman"/>
              <w:sz w:val="24"/>
              <w:szCs w:val="24"/>
            </w:rPr>
            <w:delText>420 MESES</w:delText>
          </w:r>
        </w:del>
      </w:ins>
    </w:p>
    <w:p w14:paraId="2F5F415D" w14:textId="7FCF0481" w:rsidR="0037665E" w:rsidRPr="00805F76" w:rsidDel="00D724D2" w:rsidRDefault="00C44E65">
      <w:pPr>
        <w:autoSpaceDE w:val="0"/>
        <w:autoSpaceDN w:val="0"/>
        <w:adjustRightInd w:val="0"/>
        <w:spacing w:after="0" w:line="360" w:lineRule="auto"/>
        <w:jc w:val="both"/>
        <w:rPr>
          <w:del w:id="1234" w:author="Douglas Souza [2]" w:date="2026-09-02T15:39:00Z" w16du:dateUtc="2026-09-02T18:39:00Z"/>
          <w:rFonts w:ascii="Times New Roman" w:hAnsi="Times New Roman" w:cs="Times New Roman"/>
          <w:sz w:val="24"/>
          <w:szCs w:val="24"/>
          <w:rPrChange w:id="1235" w:author="Douglas Souza" w:date="2024-10-20T16:20:00Z">
            <w:rPr>
              <w:del w:id="1236" w:author="Douglas Souza [2]" w:date="2026-09-02T15:39:00Z" w16du:dateUtc="2026-09-02T18:39:00Z"/>
              <w:rFonts w:cstheme="minorHAnsi"/>
            </w:rPr>
          </w:rPrChange>
        </w:rPr>
        <w:pPrChange w:id="1237" w:author="Douglas Souza [2]" w:date="2026-09-05T16:52:00Z" w16du:dateUtc="2026-09-05T19:52:00Z">
          <w:pPr>
            <w:autoSpaceDE w:val="0"/>
            <w:autoSpaceDN w:val="0"/>
            <w:adjustRightInd w:val="0"/>
            <w:spacing w:after="0" w:line="240" w:lineRule="auto"/>
          </w:pPr>
        </w:pPrChange>
      </w:pPr>
      <w:del w:id="1238" w:author="Douglas Souza [2]" w:date="2026-09-02T15:37:00Z" w16du:dateUtc="2026-09-02T18:37:00Z">
        <w:r w:rsidRPr="00805F76" w:rsidDel="002711C3">
          <w:rPr>
            <w:rFonts w:ascii="Times New Roman" w:hAnsi="Times New Roman" w:cs="Times New Roman"/>
            <w:sz w:val="24"/>
            <w:szCs w:val="24"/>
            <w:rPrChange w:id="1239" w:author="Douglas Souza" w:date="2024-10-20T16:20:00Z">
              <w:rPr>
                <w:rFonts w:cstheme="minorHAnsi"/>
              </w:rPr>
            </w:rPrChange>
          </w:rPr>
          <w:br/>
        </w:r>
      </w:del>
      <w:del w:id="1240" w:author="Douglas Souza [2]" w:date="2026-09-05T18:31:00Z" w16du:dateUtc="2026-09-05T21:31:00Z">
        <w:r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241" w:author="Douglas Souza" w:date="2024-10-20T16:20:00Z">
              <w:rPr>
                <w:rFonts w:cstheme="minorHAnsi"/>
                <w:b/>
                <w:bCs/>
              </w:rPr>
            </w:rPrChange>
          </w:rPr>
          <w:delText>S</w:delText>
        </w:r>
        <w:r w:rsidR="00906221" w:rsidRPr="00805F76" w:rsidDel="007421DE">
          <w:rPr>
            <w:rFonts w:ascii="Times New Roman" w:hAnsi="Times New Roman" w:cs="Times New Roman"/>
            <w:b/>
            <w:bCs/>
            <w:sz w:val="24"/>
            <w:szCs w:val="24"/>
            <w:rPrChange w:id="1242" w:author="Douglas Souza" w:date="2024-10-20T16:20:00Z">
              <w:rPr>
                <w:rFonts w:cstheme="minorHAnsi"/>
                <w:b/>
                <w:bCs/>
              </w:rPr>
            </w:rPrChange>
          </w:rPr>
          <w:delText xml:space="preserve">istema de amortização: </w:delText>
        </w:r>
      </w:del>
      <w:ins w:id="1243" w:author="Luana Pereira" w:date="2025-02-03T14:15:00Z">
        <w:del w:id="1244" w:author="Douglas Souza [2]" w:date="2026-09-02T15:45:00Z" w16du:dateUtc="2026-09-02T18:45:00Z">
          <w:r w:rsidR="000472BA" w:rsidDel="009B6897">
            <w:rPr>
              <w:rFonts w:ascii="Times New Roman" w:hAnsi="Times New Roman" w:cs="Times New Roman"/>
              <w:b/>
              <w:bCs/>
              <w:sz w:val="24"/>
              <w:szCs w:val="24"/>
            </w:rPr>
            <w:delText>SAC</w:delText>
          </w:r>
        </w:del>
      </w:ins>
      <w:del w:id="1245" w:author="Douglas Souza [2]" w:date="2026-09-02T15:39:00Z" w16du:dateUtc="2026-09-02T18:39:00Z">
        <w:r w:rsidRPr="00805F76" w:rsidDel="00D724D2">
          <w:rPr>
            <w:rFonts w:ascii="Times New Roman" w:hAnsi="Times New Roman" w:cs="Times New Roman"/>
            <w:sz w:val="24"/>
            <w:szCs w:val="24"/>
            <w:rPrChange w:id="1246" w:author="Douglas Souza" w:date="2024-10-20T16:20:00Z">
              <w:rPr>
                <w:rFonts w:cstheme="minorHAnsi"/>
              </w:rPr>
            </w:rPrChange>
          </w:rPr>
          <w:br/>
        </w:r>
      </w:del>
    </w:p>
    <w:p w14:paraId="2DF69DB4" w14:textId="77777777" w:rsidR="00D724D2" w:rsidRDefault="00D724D2" w:rsidP="005B504F">
      <w:pPr>
        <w:autoSpaceDE w:val="0"/>
        <w:autoSpaceDN w:val="0"/>
        <w:adjustRightInd w:val="0"/>
        <w:spacing w:after="0" w:line="360" w:lineRule="auto"/>
        <w:jc w:val="both"/>
        <w:rPr>
          <w:ins w:id="1247" w:author="Douglas Souza [2]" w:date="2026-09-02T15:39:00Z" w16du:dateUtc="2026-09-02T18:39:00Z"/>
          <w:rFonts w:ascii="Times New Roman" w:hAnsi="Times New Roman" w:cs="Times New Roman"/>
          <w:sz w:val="24"/>
          <w:szCs w:val="24"/>
        </w:rPr>
      </w:pPr>
    </w:p>
    <w:p w14:paraId="0D98272D" w14:textId="77777777" w:rsidR="00D724D2" w:rsidRDefault="00DD7962" w:rsidP="005B504F">
      <w:pPr>
        <w:autoSpaceDE w:val="0"/>
        <w:autoSpaceDN w:val="0"/>
        <w:adjustRightInd w:val="0"/>
        <w:spacing w:after="0" w:line="360" w:lineRule="auto"/>
        <w:jc w:val="both"/>
        <w:rPr>
          <w:ins w:id="1248" w:author="Douglas Souza [2]" w:date="2026-09-02T15:39:00Z" w16du:dateUtc="2026-09-02T18:39:00Z"/>
          <w:rFonts w:ascii="Times New Roman" w:hAnsi="Times New Roman" w:cs="Times New Roman"/>
          <w:sz w:val="24"/>
          <w:szCs w:val="24"/>
        </w:rPr>
      </w:pPr>
      <w:r w:rsidRPr="00D724D2">
        <w:rPr>
          <w:rFonts w:ascii="Times New Roman" w:hAnsi="Times New Roman" w:cs="Times New Roman"/>
          <w:sz w:val="24"/>
          <w:szCs w:val="24"/>
          <w:rPrChange w:id="1249" w:author="Douglas Souza [2]" w:date="2026-09-02T15:39:00Z" w16du:dateUtc="2026-09-02T18:39:00Z">
            <w:rPr>
              <w:sz w:val="20"/>
              <w:szCs w:val="20"/>
            </w:rPr>
          </w:rPrChange>
        </w:rPr>
        <w:t>*</w:t>
      </w:r>
      <w:del w:id="1250" w:author="Douglas Souza [2]" w:date="2026-09-02T15:39:00Z" w16du:dateUtc="2026-09-02T18:39:00Z">
        <w:r w:rsidRPr="00D724D2" w:rsidDel="00D724D2">
          <w:rPr>
            <w:rFonts w:ascii="Times New Roman" w:hAnsi="Times New Roman" w:cs="Times New Roman"/>
            <w:sz w:val="24"/>
            <w:szCs w:val="24"/>
            <w:rPrChange w:id="1251" w:author="Douglas Souza [2]" w:date="2026-09-02T15:39:00Z" w16du:dateUtc="2026-09-02T18:39:00Z">
              <w:rPr>
                <w:sz w:val="20"/>
                <w:szCs w:val="20"/>
              </w:rPr>
            </w:rPrChange>
          </w:rPr>
          <w:delText xml:space="preserve">* </w:delText>
        </w:r>
      </w:del>
      <w:r w:rsidRPr="00D724D2">
        <w:rPr>
          <w:rFonts w:ascii="Times New Roman" w:hAnsi="Times New Roman" w:cs="Times New Roman"/>
          <w:sz w:val="24"/>
          <w:szCs w:val="24"/>
          <w:rPrChange w:id="1252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financiamento das despesas de cartório e </w:t>
      </w:r>
      <w:r w:rsidR="00C44E65" w:rsidRPr="00D724D2">
        <w:rPr>
          <w:rFonts w:ascii="Times New Roman" w:hAnsi="Times New Roman" w:cs="Times New Roman"/>
          <w:sz w:val="24"/>
          <w:szCs w:val="24"/>
          <w:rPrChange w:id="1253" w:author="Douglas Souza [2]" w:date="2026-09-02T15:39:00Z" w16du:dateUtc="2026-09-02T18:39:00Z">
            <w:rPr>
              <w:sz w:val="16"/>
              <w:szCs w:val="16"/>
            </w:rPr>
          </w:rPrChange>
        </w:rPr>
        <w:t>ITBI</w:t>
      </w:r>
      <w:ins w:id="1254" w:author="Douglas Souza" w:date="2024-10-20T16:11:00Z">
        <w:r w:rsidR="0082774D" w:rsidRPr="00D724D2">
          <w:rPr>
            <w:rFonts w:ascii="Times New Roman" w:hAnsi="Times New Roman" w:cs="Times New Roman"/>
            <w:sz w:val="24"/>
            <w:szCs w:val="24"/>
            <w:rPrChange w:id="1255" w:author="Douglas Souza [2]" w:date="2026-09-02T15:39:00Z" w16du:dateUtc="2026-09-02T18:39:00Z">
              <w:rPr>
                <w:sz w:val="16"/>
                <w:szCs w:val="16"/>
              </w:rPr>
            </w:rPrChange>
          </w:rPr>
          <w:t>/ITIV</w:t>
        </w:r>
      </w:ins>
      <w:r w:rsidRPr="00D724D2">
        <w:rPr>
          <w:rFonts w:ascii="Times New Roman" w:hAnsi="Times New Roman" w:cs="Times New Roman"/>
          <w:sz w:val="24"/>
          <w:szCs w:val="24"/>
          <w:rPrChange w:id="1256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ocorrem da seguinte maneira: </w:t>
      </w:r>
      <w:del w:id="1257" w:author="Douglas Souza [2]" w:date="2026-09-02T15:39:00Z" w16du:dateUtc="2026-09-02T18:39:00Z">
        <w:r w:rsidRPr="00D724D2" w:rsidDel="00D724D2">
          <w:rPr>
            <w:rFonts w:ascii="Times New Roman" w:hAnsi="Times New Roman" w:cs="Times New Roman"/>
            <w:sz w:val="24"/>
            <w:szCs w:val="24"/>
            <w:rPrChange w:id="1258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>Bradesco</w:delText>
        </w:r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259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 xml:space="preserve"> </w:delText>
        </w:r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260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e</w:delText>
        </w:r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261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 xml:space="preserve"> Santander</w:delText>
        </w:r>
        <w:r w:rsidRPr="00D724D2" w:rsidDel="00D724D2">
          <w:rPr>
            <w:rFonts w:ascii="Times New Roman" w:hAnsi="Times New Roman" w:cs="Times New Roman"/>
            <w:sz w:val="24"/>
            <w:szCs w:val="24"/>
            <w:rPrChange w:id="1262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, as</w:delText>
        </w:r>
      </w:del>
      <w:ins w:id="1263" w:author="Douglas Souza [2]" w:date="2026-09-02T15:39:00Z" w16du:dateUtc="2026-09-02T18:39:00Z">
        <w:r w:rsidR="00D724D2" w:rsidRPr="00D724D2">
          <w:rPr>
            <w:rFonts w:ascii="Times New Roman" w:hAnsi="Times New Roman" w:cs="Times New Roman"/>
            <w:sz w:val="24"/>
            <w:szCs w:val="24"/>
            <w:rPrChange w:id="1264" w:author="Douglas Souza [2]" w:date="2026-09-02T15:39:00Z" w16du:dateUtc="2026-09-02T18:39:00Z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PrChange>
          </w:rPr>
          <w:t>As</w:t>
        </w:r>
      </w:ins>
      <w:r w:rsidRPr="00D724D2">
        <w:rPr>
          <w:rFonts w:ascii="Times New Roman" w:hAnsi="Times New Roman" w:cs="Times New Roman"/>
          <w:sz w:val="24"/>
          <w:szCs w:val="24"/>
          <w:rPrChange w:id="1265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custas</w:t>
      </w:r>
    </w:p>
    <w:p w14:paraId="74164D29" w14:textId="62EDE606" w:rsidR="0037665E" w:rsidRPr="00805F76" w:rsidDel="004E3EF0" w:rsidRDefault="00DD7962">
      <w:pPr>
        <w:autoSpaceDE w:val="0"/>
        <w:autoSpaceDN w:val="0"/>
        <w:adjustRightInd w:val="0"/>
        <w:spacing w:after="0" w:line="360" w:lineRule="auto"/>
        <w:jc w:val="both"/>
        <w:rPr>
          <w:del w:id="1266" w:author="Douglas Souza [2]" w:date="2026-09-02T15:40:00Z" w16du:dateUtc="2026-09-02T18:40:00Z"/>
          <w:rFonts w:ascii="Times New Roman" w:hAnsi="Times New Roman" w:cs="Times New Roman"/>
          <w:sz w:val="24"/>
          <w:szCs w:val="24"/>
          <w:rPrChange w:id="1267" w:author="Douglas Souza" w:date="2024-10-20T16:20:00Z">
            <w:rPr>
              <w:del w:id="1268" w:author="Douglas Souza [2]" w:date="2026-09-02T15:40:00Z" w16du:dateUtc="2026-09-02T18:40:00Z"/>
              <w:sz w:val="16"/>
              <w:szCs w:val="16"/>
            </w:rPr>
          </w:rPrChange>
        </w:rPr>
        <w:pPrChange w:id="1269" w:author="Douglas Souza [2]" w:date="2026-09-05T16:52:00Z" w16du:dateUtc="2026-09-05T19:52:00Z">
          <w:pPr>
            <w:jc w:val="both"/>
          </w:pPr>
        </w:pPrChange>
      </w:pPr>
      <w:del w:id="1270" w:author="Douglas Souza [2]" w:date="2026-09-02T15:39:00Z" w16du:dateUtc="2026-09-02T18:39:00Z">
        <w:r w:rsidRPr="00D724D2" w:rsidDel="00D724D2">
          <w:rPr>
            <w:rFonts w:ascii="Times New Roman" w:hAnsi="Times New Roman" w:cs="Times New Roman"/>
            <w:sz w:val="24"/>
            <w:szCs w:val="24"/>
            <w:rPrChange w:id="1271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</w:del>
      <w:r w:rsidRPr="00D724D2">
        <w:rPr>
          <w:rFonts w:ascii="Times New Roman" w:hAnsi="Times New Roman" w:cs="Times New Roman"/>
          <w:sz w:val="24"/>
          <w:szCs w:val="24"/>
          <w:rPrChange w:id="1272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são pagas em até </w:t>
      </w:r>
      <w:del w:id="1273" w:author="Douglas Souza [2]" w:date="2026-09-02T15:40:00Z" w16du:dateUtc="2026-09-02T18:40:00Z">
        <w:r w:rsidRPr="00D724D2" w:rsidDel="004E3EF0">
          <w:rPr>
            <w:rFonts w:ascii="Times New Roman" w:hAnsi="Times New Roman" w:cs="Times New Roman"/>
            <w:sz w:val="24"/>
            <w:szCs w:val="24"/>
            <w:rPrChange w:id="1274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72h </w:delText>
        </w:r>
      </w:del>
      <w:ins w:id="1275" w:author="Douglas Souza [2]" w:date="2026-09-02T15:40:00Z" w16du:dateUtc="2026-09-02T18:40:00Z">
        <w:r w:rsidR="004E3EF0">
          <w:rPr>
            <w:rFonts w:ascii="Times New Roman" w:hAnsi="Times New Roman" w:cs="Times New Roman"/>
            <w:sz w:val="24"/>
            <w:szCs w:val="24"/>
          </w:rPr>
          <w:t>5 dias úteis</w:t>
        </w:r>
        <w:r w:rsidR="004E3EF0" w:rsidRPr="00D724D2">
          <w:rPr>
            <w:rFonts w:ascii="Times New Roman" w:hAnsi="Times New Roman" w:cs="Times New Roman"/>
            <w:sz w:val="24"/>
            <w:szCs w:val="24"/>
            <w:rPrChange w:id="1276" w:author="Douglas Souza [2]" w:date="2026-09-02T15:39:00Z" w16du:dateUtc="2026-09-02T18:39:00Z">
              <w:rPr>
                <w:sz w:val="16"/>
                <w:szCs w:val="16"/>
              </w:rPr>
            </w:rPrChange>
          </w:rPr>
          <w:t xml:space="preserve"> </w:t>
        </w:r>
      </w:ins>
      <w:r w:rsidR="00C44E65" w:rsidRPr="00D724D2">
        <w:rPr>
          <w:rFonts w:ascii="Times New Roman" w:hAnsi="Times New Roman" w:cs="Times New Roman"/>
          <w:sz w:val="24"/>
          <w:szCs w:val="24"/>
          <w:rPrChange w:id="1277" w:author="Douglas Souza [2]" w:date="2026-09-02T15:39:00Z" w16du:dateUtc="2026-09-02T18:39:00Z">
            <w:rPr>
              <w:sz w:val="16"/>
              <w:szCs w:val="16"/>
            </w:rPr>
          </w:rPrChange>
        </w:rPr>
        <w:t>após</w:t>
      </w:r>
      <w:r w:rsidRPr="00D724D2">
        <w:rPr>
          <w:rFonts w:ascii="Times New Roman" w:hAnsi="Times New Roman" w:cs="Times New Roman"/>
          <w:sz w:val="24"/>
          <w:szCs w:val="24"/>
          <w:rPrChange w:id="1278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a </w:t>
      </w:r>
      <w:r w:rsidR="00F072EE" w:rsidRPr="00D724D2">
        <w:rPr>
          <w:rFonts w:ascii="Times New Roman" w:hAnsi="Times New Roman" w:cs="Times New Roman"/>
          <w:sz w:val="24"/>
          <w:szCs w:val="24"/>
          <w:rPrChange w:id="1279" w:author="Douglas Souza [2]" w:date="2026-09-02T15:39:00Z" w16du:dateUtc="2026-09-02T18:39:00Z">
            <w:rPr>
              <w:sz w:val="16"/>
              <w:szCs w:val="16"/>
            </w:rPr>
          </w:rPrChange>
        </w:rPr>
        <w:t>emissão</w:t>
      </w:r>
      <w:r w:rsidRPr="00D724D2">
        <w:rPr>
          <w:rFonts w:ascii="Times New Roman" w:hAnsi="Times New Roman" w:cs="Times New Roman"/>
          <w:sz w:val="24"/>
          <w:szCs w:val="24"/>
          <w:rPrChange w:id="128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do contrato</w:t>
      </w:r>
      <w:ins w:id="1281" w:author="Douglas Souza [2]" w:date="2026-09-02T15:40:00Z" w16du:dateUtc="2026-09-02T18:40:00Z">
        <w:r w:rsidR="00D724D2">
          <w:rPr>
            <w:rFonts w:ascii="Times New Roman" w:hAnsi="Times New Roman" w:cs="Times New Roman"/>
            <w:sz w:val="24"/>
            <w:szCs w:val="24"/>
          </w:rPr>
          <w:t xml:space="preserve">. </w:t>
        </w:r>
      </w:ins>
      <w:ins w:id="1282" w:author="Douglas Souza" w:date="2024-11-09T13:06:00Z">
        <w:del w:id="1283" w:author="Douglas Souza [2]" w:date="2026-09-02T15:40:00Z" w16du:dateUtc="2026-09-02T18:40:00Z">
          <w:r w:rsidR="00C76E93" w:rsidRPr="00D724D2" w:rsidDel="00D724D2">
            <w:rPr>
              <w:rFonts w:ascii="Times New Roman" w:hAnsi="Times New Roman" w:cs="Times New Roman"/>
              <w:sz w:val="24"/>
              <w:szCs w:val="24"/>
            </w:rPr>
            <w:delText>;</w:delText>
          </w:r>
        </w:del>
      </w:ins>
      <w:del w:id="1284" w:author="Douglas Souza [2]" w:date="2026-09-02T15:40:00Z" w16du:dateUtc="2026-09-02T18:40:00Z">
        <w:r w:rsidRPr="00D724D2" w:rsidDel="00D724D2">
          <w:rPr>
            <w:rFonts w:ascii="Times New Roman" w:hAnsi="Times New Roman" w:cs="Times New Roman"/>
            <w:sz w:val="24"/>
            <w:szCs w:val="24"/>
            <w:rPrChange w:id="1285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,</w:delText>
        </w:r>
        <w:r w:rsidR="00262ECC" w:rsidRPr="00D724D2" w:rsidDel="00D724D2">
          <w:rPr>
            <w:rFonts w:ascii="Times New Roman" w:hAnsi="Times New Roman" w:cs="Times New Roman"/>
            <w:sz w:val="24"/>
            <w:szCs w:val="24"/>
            <w:rPrChange w:id="1286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  <w:r w:rsidR="00262ECC" w:rsidRPr="00D724D2" w:rsidDel="00D724D2">
          <w:rPr>
            <w:rFonts w:ascii="Times New Roman" w:hAnsi="Times New Roman" w:cs="Times New Roman"/>
            <w:b/>
            <w:bCs/>
            <w:sz w:val="24"/>
            <w:szCs w:val="24"/>
            <w:rPrChange w:id="1287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>Caixa</w:delText>
        </w:r>
        <w:r w:rsidR="00262ECC" w:rsidRPr="00D724D2" w:rsidDel="00D724D2">
          <w:rPr>
            <w:rFonts w:ascii="Times New Roman" w:hAnsi="Times New Roman" w:cs="Times New Roman"/>
            <w:sz w:val="24"/>
            <w:szCs w:val="24"/>
            <w:rPrChange w:id="1288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,</w:delText>
        </w:r>
        <w:r w:rsidRPr="00D724D2" w:rsidDel="00D724D2">
          <w:rPr>
            <w:rFonts w:ascii="Times New Roman" w:hAnsi="Times New Roman" w:cs="Times New Roman"/>
            <w:sz w:val="24"/>
            <w:szCs w:val="24"/>
            <w:rPrChange w:id="1289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</w:del>
      <w:del w:id="1290" w:author="Douglas Souza [2]" w:date="2026-09-02T15:39:00Z" w16du:dateUtc="2026-09-02T18:39:00Z">
        <w:r w:rsidR="00C44E65" w:rsidRPr="00D724D2" w:rsidDel="00D724D2">
          <w:rPr>
            <w:rFonts w:ascii="Times New Roman" w:hAnsi="Times New Roman" w:cs="Times New Roman"/>
            <w:b/>
            <w:bCs/>
            <w:sz w:val="24"/>
            <w:szCs w:val="24"/>
            <w:rPrChange w:id="1291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>Itaú</w:delText>
        </w:r>
      </w:del>
      <w:del w:id="1292" w:author="Douglas Souza [2]" w:date="2026-05-17T14:04:00Z" w16du:dateUtc="2026-05-17T17:04:00Z">
        <w:r w:rsidRPr="00D724D2" w:rsidDel="008D4E59">
          <w:rPr>
            <w:rFonts w:ascii="Times New Roman" w:hAnsi="Times New Roman" w:cs="Times New Roman"/>
            <w:sz w:val="24"/>
            <w:szCs w:val="24"/>
            <w:rPrChange w:id="1293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  <w:r w:rsidR="00F072EE" w:rsidRPr="00D724D2" w:rsidDel="008D4E59">
          <w:rPr>
            <w:rFonts w:ascii="Times New Roman" w:hAnsi="Times New Roman" w:cs="Times New Roman"/>
            <w:sz w:val="24"/>
            <w:szCs w:val="24"/>
            <w:rPrChange w:id="1294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e </w:delText>
        </w:r>
        <w:r w:rsidR="00F072EE" w:rsidRPr="00D724D2" w:rsidDel="008D4E59">
          <w:rPr>
            <w:rFonts w:ascii="Times New Roman" w:hAnsi="Times New Roman" w:cs="Times New Roman"/>
            <w:b/>
            <w:bCs/>
            <w:sz w:val="24"/>
            <w:szCs w:val="24"/>
            <w:rPrChange w:id="1295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>BRB</w:delText>
        </w:r>
        <w:r w:rsidR="00F072EE" w:rsidRPr="00D724D2" w:rsidDel="008D4E59">
          <w:rPr>
            <w:rFonts w:ascii="Times New Roman" w:hAnsi="Times New Roman" w:cs="Times New Roman"/>
            <w:sz w:val="24"/>
            <w:szCs w:val="24"/>
            <w:rPrChange w:id="1296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</w:del>
      <w:del w:id="1297" w:author="Douglas Souza [2]" w:date="2026-09-02T15:39:00Z" w16du:dateUtc="2026-09-02T18:39:00Z">
        <w:r w:rsidRPr="00D724D2" w:rsidDel="00D724D2">
          <w:rPr>
            <w:rFonts w:ascii="Times New Roman" w:hAnsi="Times New Roman" w:cs="Times New Roman"/>
            <w:sz w:val="24"/>
            <w:szCs w:val="24"/>
            <w:rPrChange w:id="1298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o cliente precisa pagar todo registro primeiro para </w:delText>
        </w:r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299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ser reembolsado junto ao pagamento do vendedor</w:delText>
        </w:r>
      </w:del>
      <w:del w:id="1300" w:author="Douglas Souza [2]" w:date="2026-05-17T14:05:00Z" w16du:dateUtc="2026-05-17T17:05:00Z">
        <w:r w:rsidRPr="00D724D2" w:rsidDel="008D4E59">
          <w:rPr>
            <w:rFonts w:ascii="Times New Roman" w:hAnsi="Times New Roman" w:cs="Times New Roman"/>
            <w:sz w:val="24"/>
            <w:szCs w:val="24"/>
            <w:rPrChange w:id="1301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, n</w:delText>
        </w:r>
      </w:del>
      <w:del w:id="1302" w:author="Douglas Souza [2]" w:date="2026-09-02T15:39:00Z" w16du:dateUtc="2026-09-02T18:39:00Z">
        <w:r w:rsidRPr="00D724D2" w:rsidDel="00D724D2">
          <w:rPr>
            <w:rFonts w:ascii="Times New Roman" w:hAnsi="Times New Roman" w:cs="Times New Roman"/>
            <w:sz w:val="24"/>
            <w:szCs w:val="24"/>
            <w:rPrChange w:id="1303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o </w:delText>
        </w:r>
        <w:r w:rsidRPr="00D724D2" w:rsidDel="00D724D2">
          <w:rPr>
            <w:rFonts w:ascii="Times New Roman" w:hAnsi="Times New Roman" w:cs="Times New Roman"/>
            <w:b/>
            <w:bCs/>
            <w:sz w:val="24"/>
            <w:szCs w:val="24"/>
            <w:rPrChange w:id="1304" w:author="Douglas Souza [2]" w:date="2026-09-02T15:39:00Z" w16du:dateUtc="2026-09-02T18:39:00Z">
              <w:rPr>
                <w:b/>
                <w:bCs/>
                <w:sz w:val="16"/>
                <w:szCs w:val="16"/>
              </w:rPr>
            </w:rPrChange>
          </w:rPr>
          <w:delText>Banco Inter</w:delText>
        </w:r>
        <w:r w:rsidRPr="00D724D2" w:rsidDel="00D724D2">
          <w:rPr>
            <w:rFonts w:ascii="Times New Roman" w:hAnsi="Times New Roman" w:cs="Times New Roman"/>
            <w:sz w:val="24"/>
            <w:szCs w:val="24"/>
            <w:rPrChange w:id="1305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</w:delText>
        </w:r>
      </w:del>
      <w:del w:id="1306" w:author="Douglas Souza [2]" w:date="2026-09-02T15:40:00Z" w16du:dateUtc="2026-09-02T18:40:00Z"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307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a instituição</w:delText>
        </w:r>
        <w:r w:rsidRPr="00D724D2" w:rsidDel="00D724D2">
          <w:rPr>
            <w:rFonts w:ascii="Times New Roman" w:hAnsi="Times New Roman" w:cs="Times New Roman"/>
            <w:sz w:val="24"/>
            <w:szCs w:val="24"/>
            <w:rPrChange w:id="1308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faz todo processo </w:delText>
        </w:r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309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de pagamento junto a prefeitura e ITBI</w:delText>
        </w:r>
      </w:del>
      <w:ins w:id="1310" w:author="Douglas Souza" w:date="2024-10-20T16:11:00Z">
        <w:del w:id="1311" w:author="Douglas Souza [2]" w:date="2026-09-02T15:40:00Z" w16du:dateUtc="2026-09-02T18:40:00Z">
          <w:r w:rsidR="0082774D" w:rsidRPr="00D724D2" w:rsidDel="00D724D2">
            <w:rPr>
              <w:rFonts w:ascii="Times New Roman" w:hAnsi="Times New Roman" w:cs="Times New Roman"/>
              <w:sz w:val="24"/>
              <w:szCs w:val="24"/>
              <w:rPrChange w:id="1312" w:author="Douglas Souza [2]" w:date="2026-09-02T15:39:00Z" w16du:dateUtc="2026-09-02T18:39:00Z">
                <w:rPr>
                  <w:sz w:val="16"/>
                  <w:szCs w:val="16"/>
                </w:rPr>
              </w:rPrChange>
            </w:rPr>
            <w:delText>/ITIV</w:delText>
          </w:r>
        </w:del>
      </w:ins>
      <w:del w:id="1313" w:author="Douglas Souza [2]" w:date="2026-09-02T15:40:00Z" w16du:dateUtc="2026-09-02T18:40:00Z">
        <w:r w:rsidR="00F072EE" w:rsidRPr="00D724D2" w:rsidDel="00D724D2">
          <w:rPr>
            <w:rFonts w:ascii="Times New Roman" w:hAnsi="Times New Roman" w:cs="Times New Roman"/>
            <w:sz w:val="24"/>
            <w:szCs w:val="24"/>
            <w:rPrChange w:id="1314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, caso sobre algum valor ele é abatido nas próximas prestações. </w:delText>
        </w:r>
      </w:del>
      <w:r w:rsidRPr="00D724D2">
        <w:rPr>
          <w:rFonts w:ascii="Times New Roman" w:hAnsi="Times New Roman" w:cs="Times New Roman"/>
          <w:sz w:val="24"/>
          <w:szCs w:val="24"/>
          <w:rPrChange w:id="1315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valor </w:t>
      </w:r>
      <w:del w:id="1316" w:author="Douglas Souza" w:date="2024-11-09T13:06:00Z">
        <w:r w:rsidRPr="00D724D2" w:rsidDel="00C76E93">
          <w:rPr>
            <w:rFonts w:ascii="Times New Roman" w:hAnsi="Times New Roman" w:cs="Times New Roman"/>
            <w:sz w:val="24"/>
            <w:szCs w:val="24"/>
            <w:rPrChange w:id="1317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médio </w:delText>
        </w:r>
      </w:del>
      <w:ins w:id="1318" w:author="Douglas Souza" w:date="2024-11-09T13:06:00Z">
        <w:r w:rsidR="00C76E93" w:rsidRPr="00D724D2">
          <w:rPr>
            <w:rFonts w:ascii="Times New Roman" w:hAnsi="Times New Roman" w:cs="Times New Roman"/>
            <w:sz w:val="24"/>
            <w:szCs w:val="24"/>
          </w:rPr>
          <w:t>destas custas embutidas</w:t>
        </w:r>
        <w:r w:rsidR="00C76E93" w:rsidRPr="00D724D2">
          <w:rPr>
            <w:rFonts w:ascii="Times New Roman" w:hAnsi="Times New Roman" w:cs="Times New Roman"/>
            <w:sz w:val="24"/>
            <w:szCs w:val="24"/>
            <w:rPrChange w:id="1319" w:author="Douglas Souza [2]" w:date="2026-09-02T15:39:00Z" w16du:dateUtc="2026-09-02T18:39:00Z">
              <w:rPr>
                <w:sz w:val="16"/>
                <w:szCs w:val="16"/>
              </w:rPr>
            </w:rPrChange>
          </w:rPr>
          <w:t xml:space="preserve"> </w:t>
        </w:r>
      </w:ins>
      <w:del w:id="1320" w:author="Douglas Souza" w:date="2024-11-09T13:07:00Z">
        <w:r w:rsidR="00F072EE" w:rsidRPr="00D724D2" w:rsidDel="00C76E93">
          <w:rPr>
            <w:rFonts w:ascii="Times New Roman" w:hAnsi="Times New Roman" w:cs="Times New Roman"/>
            <w:sz w:val="24"/>
            <w:szCs w:val="24"/>
            <w:rPrChange w:id="1321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calculado </w:delText>
        </w:r>
        <w:r w:rsidRPr="00D724D2" w:rsidDel="00C76E93">
          <w:rPr>
            <w:rFonts w:ascii="Times New Roman" w:hAnsi="Times New Roman" w:cs="Times New Roman"/>
            <w:sz w:val="24"/>
            <w:szCs w:val="24"/>
            <w:rPrChange w:id="1322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das despesas </w:delText>
        </w:r>
      </w:del>
      <w:r w:rsidRPr="00D724D2">
        <w:rPr>
          <w:rFonts w:ascii="Times New Roman" w:hAnsi="Times New Roman" w:cs="Times New Roman"/>
          <w:sz w:val="24"/>
          <w:szCs w:val="24"/>
          <w:rPrChange w:id="1323" w:author="Douglas Souza [2]" w:date="2026-09-02T15:39:00Z" w16du:dateUtc="2026-09-02T18:39:00Z">
            <w:rPr>
              <w:sz w:val="16"/>
              <w:szCs w:val="16"/>
            </w:rPr>
          </w:rPrChange>
        </w:rPr>
        <w:t>é de</w:t>
      </w:r>
      <w:del w:id="1324" w:author="Douglas Souza" w:date="2024-10-20T16:11:00Z">
        <w:r w:rsidR="00F072EE" w:rsidRPr="00D724D2" w:rsidDel="0082774D">
          <w:rPr>
            <w:rFonts w:ascii="Times New Roman" w:hAnsi="Times New Roman" w:cs="Times New Roman"/>
            <w:sz w:val="24"/>
            <w:szCs w:val="24"/>
            <w:rPrChange w:id="1325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 3% a</w:delText>
        </w:r>
      </w:del>
      <w:r w:rsidRPr="00D724D2">
        <w:rPr>
          <w:rFonts w:ascii="Times New Roman" w:hAnsi="Times New Roman" w:cs="Times New Roman"/>
          <w:sz w:val="24"/>
          <w:szCs w:val="24"/>
          <w:rPrChange w:id="1326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5% do valor </w:t>
      </w:r>
      <w:del w:id="1327" w:author="Douglas Souza [2]" w:date="2026-09-02T15:40:00Z" w16du:dateUtc="2026-09-02T18:40:00Z">
        <w:r w:rsidRPr="00D724D2" w:rsidDel="004E3EF0">
          <w:rPr>
            <w:rFonts w:ascii="Times New Roman" w:hAnsi="Times New Roman" w:cs="Times New Roman"/>
            <w:sz w:val="24"/>
            <w:szCs w:val="24"/>
            <w:rPrChange w:id="1328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 xml:space="preserve">do </w:delText>
        </w:r>
      </w:del>
      <w:ins w:id="1329" w:author="Douglas Souza [2]" w:date="2026-09-02T15:40:00Z" w16du:dateUtc="2026-09-02T18:40:00Z">
        <w:r w:rsidR="004E3EF0">
          <w:rPr>
            <w:rFonts w:ascii="Times New Roman" w:hAnsi="Times New Roman" w:cs="Times New Roman"/>
            <w:sz w:val="24"/>
            <w:szCs w:val="24"/>
          </w:rPr>
          <w:t>avaliado</w:t>
        </w:r>
        <w:r w:rsidR="004E3EF0" w:rsidRPr="00D724D2">
          <w:rPr>
            <w:rFonts w:ascii="Times New Roman" w:hAnsi="Times New Roman" w:cs="Times New Roman"/>
            <w:sz w:val="24"/>
            <w:szCs w:val="24"/>
            <w:rPrChange w:id="1330" w:author="Douglas Souza [2]" w:date="2026-09-02T15:39:00Z" w16du:dateUtc="2026-09-02T18:39:00Z">
              <w:rPr>
                <w:sz w:val="16"/>
                <w:szCs w:val="16"/>
              </w:rPr>
            </w:rPrChange>
          </w:rPr>
          <w:t xml:space="preserve"> </w:t>
        </w:r>
      </w:ins>
      <w:r w:rsidRPr="00D724D2">
        <w:rPr>
          <w:rFonts w:ascii="Times New Roman" w:hAnsi="Times New Roman" w:cs="Times New Roman"/>
          <w:sz w:val="24"/>
          <w:szCs w:val="24"/>
          <w:rPrChange w:id="1331" w:author="Douglas Souza [2]" w:date="2026-09-02T15:39:00Z" w16du:dateUtc="2026-09-02T18:39:00Z">
            <w:rPr>
              <w:sz w:val="16"/>
              <w:szCs w:val="16"/>
            </w:rPr>
          </w:rPrChange>
        </w:rPr>
        <w:t>imóvel</w:t>
      </w:r>
      <w:del w:id="1332" w:author="Douglas Souza [2]" w:date="2026-09-02T15:40:00Z" w16du:dateUtc="2026-09-02T18:40:00Z">
        <w:r w:rsidR="0037665E" w:rsidRPr="00D724D2" w:rsidDel="004E3EF0">
          <w:rPr>
            <w:rFonts w:ascii="Times New Roman" w:hAnsi="Times New Roman" w:cs="Times New Roman"/>
            <w:sz w:val="24"/>
            <w:szCs w:val="24"/>
            <w:rPrChange w:id="1333" w:author="Douglas Souza [2]" w:date="2026-09-02T15:39:00Z" w16du:dateUtc="2026-09-02T18:39:00Z">
              <w:rPr>
                <w:sz w:val="16"/>
                <w:szCs w:val="16"/>
              </w:rPr>
            </w:rPrChange>
          </w:rPr>
          <w:delText>.</w:delText>
        </w:r>
      </w:del>
    </w:p>
    <w:p w14:paraId="1EC2ED14" w14:textId="718C9620" w:rsidR="00EE1A42" w:rsidRPr="00805F76" w:rsidDel="004E3EF0" w:rsidRDefault="00E23F20">
      <w:pPr>
        <w:autoSpaceDE w:val="0"/>
        <w:autoSpaceDN w:val="0"/>
        <w:adjustRightInd w:val="0"/>
        <w:spacing w:after="0" w:line="360" w:lineRule="auto"/>
        <w:jc w:val="both"/>
        <w:rPr>
          <w:del w:id="1334" w:author="Douglas Souza [2]" w:date="2026-09-02T15:40:00Z" w16du:dateUtc="2026-09-02T18:40:00Z"/>
          <w:rFonts w:ascii="Times New Roman" w:hAnsi="Times New Roman" w:cs="Times New Roman"/>
          <w:sz w:val="24"/>
          <w:szCs w:val="24"/>
          <w:rPrChange w:id="1335" w:author="Douglas Souza" w:date="2024-10-20T16:20:00Z">
            <w:rPr>
              <w:del w:id="1336" w:author="Douglas Souza [2]" w:date="2026-09-02T15:40:00Z" w16du:dateUtc="2026-09-02T18:40:00Z"/>
              <w:sz w:val="20"/>
              <w:szCs w:val="20"/>
            </w:rPr>
          </w:rPrChange>
        </w:rPr>
        <w:pPrChange w:id="1337" w:author="Douglas Souza [2]" w:date="2026-09-05T16:52:00Z" w16du:dateUtc="2026-09-05T19:52:00Z">
          <w:pPr>
            <w:jc w:val="both"/>
          </w:pPr>
        </w:pPrChange>
      </w:pPr>
      <w:del w:id="1338" w:author="Douglas Souza [2]" w:date="2026-09-02T15:40:00Z" w16du:dateUtc="2026-09-02T18:40:00Z">
        <w:r w:rsidRPr="00805F76" w:rsidDel="004E3EF0">
          <w:rPr>
            <w:rFonts w:ascii="Times New Roman" w:hAnsi="Times New Roman" w:cs="Times New Roman"/>
            <w:sz w:val="24"/>
            <w:szCs w:val="24"/>
            <w:rPrChange w:id="1339" w:author="Douglas Souza" w:date="2024-10-20T16:20:00Z">
              <w:rPr>
                <w:sz w:val="20"/>
                <w:szCs w:val="20"/>
              </w:rPr>
            </w:rPrChange>
          </w:rPr>
          <w:delText xml:space="preserve">Data: </w:delText>
        </w:r>
        <w:r w:rsidR="0023488F" w:rsidRPr="00805F76" w:rsidDel="004E3EF0">
          <w:rPr>
            <w:rFonts w:ascii="Times New Roman" w:hAnsi="Times New Roman" w:cs="Times New Roman"/>
            <w:sz w:val="24"/>
            <w:szCs w:val="24"/>
            <w:rPrChange w:id="1340" w:author="Douglas Souza" w:date="2024-10-20T16:20:00Z">
              <w:rPr>
                <w:sz w:val="20"/>
                <w:szCs w:val="20"/>
              </w:rPr>
            </w:rPrChange>
          </w:rPr>
          <w:delText>20/09/20</w:delText>
        </w:r>
      </w:del>
      <w:ins w:id="1341" w:author="Douglas Souza [2]" w:date="2026-09-02T15:40:00Z" w16du:dateUtc="2026-09-02T18:40:00Z">
        <w:r w:rsidR="004E3EF0">
          <w:rPr>
            <w:rFonts w:ascii="Times New Roman" w:hAnsi="Times New Roman" w:cs="Times New Roman"/>
            <w:sz w:val="24"/>
            <w:szCs w:val="24"/>
          </w:rPr>
          <w:t xml:space="preserve"> e é depositado na c</w:t>
        </w:r>
      </w:ins>
      <w:ins w:id="1342" w:author="Douglas Souza [2]" w:date="2026-09-02T15:41:00Z" w16du:dateUtc="2026-09-02T18:41:00Z">
        <w:r w:rsidR="004E3EF0">
          <w:rPr>
            <w:rFonts w:ascii="Times New Roman" w:hAnsi="Times New Roman" w:cs="Times New Roman"/>
            <w:sz w:val="24"/>
            <w:szCs w:val="24"/>
          </w:rPr>
          <w:t>onta do comprador.</w:t>
        </w:r>
      </w:ins>
      <w:ins w:id="1343" w:author="Douglas Souza [2]" w:date="2026-09-05T16:32:00Z" w16du:dateUtc="2026-09-05T19:32:00Z">
        <w:r w:rsidR="006D68E0">
          <w:rPr>
            <w:rFonts w:ascii="Times New Roman" w:hAnsi="Times New Roman" w:cs="Times New Roman"/>
            <w:sz w:val="24"/>
            <w:szCs w:val="24"/>
          </w:rPr>
          <w:t xml:space="preserve"> Note que mesmo adicionando estes 5% no valor do financiamento o LTV máximo continua sendo de 80% do valor avaliado do imóvel.</w:t>
        </w:r>
      </w:ins>
      <w:del w:id="1344" w:author="Douglas Souza" w:date="2024-10-20T16:12:00Z">
        <w:r w:rsidR="0023488F" w:rsidRPr="00805F76" w:rsidDel="0082774D">
          <w:rPr>
            <w:rFonts w:ascii="Times New Roman" w:hAnsi="Times New Roman" w:cs="Times New Roman"/>
            <w:sz w:val="24"/>
            <w:szCs w:val="24"/>
            <w:rPrChange w:id="1345" w:author="Douglas Souza" w:date="2024-10-20T16:20:00Z">
              <w:rPr>
                <w:sz w:val="20"/>
                <w:szCs w:val="20"/>
              </w:rPr>
            </w:rPrChange>
          </w:rPr>
          <w:delText>23</w:delText>
        </w:r>
      </w:del>
      <w:del w:id="1346" w:author="Douglas Souza [2]" w:date="2026-09-02T15:40:00Z" w16du:dateUtc="2026-09-02T18:40:00Z">
        <w:r w:rsidR="006945AE" w:rsidRPr="00805F76" w:rsidDel="004E3EF0">
          <w:rPr>
            <w:rFonts w:ascii="Times New Roman" w:hAnsi="Times New Roman" w:cs="Times New Roman"/>
            <w:sz w:val="24"/>
            <w:szCs w:val="24"/>
            <w:rPrChange w:id="1347" w:author="Douglas Souza" w:date="2024-10-20T16:20:00Z">
              <w:rPr>
                <w:sz w:val="20"/>
                <w:szCs w:val="20"/>
              </w:rPr>
            </w:rPrChange>
          </w:rPr>
          <w:tab/>
        </w:r>
        <w:r w:rsidR="006548D6" w:rsidRPr="00805F76" w:rsidDel="004E3EF0">
          <w:rPr>
            <w:rFonts w:ascii="Times New Roman" w:hAnsi="Times New Roman" w:cs="Times New Roman"/>
            <w:sz w:val="24"/>
            <w:szCs w:val="24"/>
            <w:rPrChange w:id="1348" w:author="Douglas Souza" w:date="2024-10-20T16:20:00Z">
              <w:rPr>
                <w:sz w:val="20"/>
                <w:szCs w:val="20"/>
              </w:rPr>
            </w:rPrChange>
          </w:rPr>
          <w:tab/>
        </w:r>
        <w:r w:rsidRPr="00805F76" w:rsidDel="004E3EF0">
          <w:rPr>
            <w:rFonts w:ascii="Times New Roman" w:hAnsi="Times New Roman" w:cs="Times New Roman"/>
            <w:sz w:val="24"/>
            <w:szCs w:val="24"/>
            <w:rPrChange w:id="1349" w:author="Douglas Souza" w:date="2024-10-20T16:20:00Z">
              <w:rPr>
                <w:sz w:val="20"/>
                <w:szCs w:val="20"/>
              </w:rPr>
            </w:rPrChange>
          </w:rPr>
          <w:delText xml:space="preserve"> </w:delText>
        </w:r>
      </w:del>
    </w:p>
    <w:p w14:paraId="1DE88489" w14:textId="3252DB04" w:rsidR="00E23F20" w:rsidRPr="00805F76" w:rsidDel="00910E34" w:rsidRDefault="00E23F20">
      <w:pPr>
        <w:autoSpaceDE w:val="0"/>
        <w:autoSpaceDN w:val="0"/>
        <w:adjustRightInd w:val="0"/>
        <w:spacing w:after="0" w:line="360" w:lineRule="auto"/>
        <w:jc w:val="both"/>
        <w:rPr>
          <w:del w:id="1350" w:author="Douglas Souza" w:date="2024-10-20T15:56:00Z"/>
          <w:rFonts w:ascii="Times New Roman" w:hAnsi="Times New Roman" w:cs="Times New Roman"/>
          <w:sz w:val="24"/>
          <w:szCs w:val="24"/>
          <w:rPrChange w:id="1351" w:author="Douglas Souza" w:date="2024-10-20T16:20:00Z">
            <w:rPr>
              <w:del w:id="1352" w:author="Douglas Souza" w:date="2024-10-20T15:56:00Z"/>
              <w:sz w:val="20"/>
              <w:szCs w:val="20"/>
            </w:rPr>
          </w:rPrChange>
        </w:rPr>
        <w:pPrChange w:id="1353" w:author="Douglas Souza [2]" w:date="2026-09-05T16:52:00Z" w16du:dateUtc="2026-09-05T19:52:00Z">
          <w:pPr/>
        </w:pPrChange>
      </w:pPr>
      <w:del w:id="1354" w:author="Douglas Souza" w:date="2024-10-20T15:56:00Z">
        <w:r w:rsidRPr="00805F76" w:rsidDel="00910E34">
          <w:rPr>
            <w:rFonts w:ascii="Times New Roman" w:hAnsi="Times New Roman" w:cs="Times New Roman"/>
            <w:sz w:val="24"/>
            <w:szCs w:val="24"/>
            <w:rPrChange w:id="1355" w:author="Douglas Souza" w:date="2024-10-20T16:20:00Z">
              <w:rPr>
                <w:sz w:val="20"/>
                <w:szCs w:val="20"/>
              </w:rPr>
            </w:rPrChange>
          </w:rPr>
          <w:delText>ASSINATURA DO PROPONENTE: ______________________________________________</w:delText>
        </w:r>
      </w:del>
    </w:p>
    <w:p w14:paraId="69376520" w14:textId="7EA20D41" w:rsidR="00906221" w:rsidRPr="00805F76" w:rsidRDefault="0090622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56" w:author="Douglas Souza" w:date="2024-10-20T16:20:00Z">
            <w:rPr>
              <w:sz w:val="20"/>
              <w:szCs w:val="20"/>
            </w:rPr>
          </w:rPrChange>
        </w:rPr>
        <w:pPrChange w:id="1357" w:author="Douglas Souza [2]" w:date="2026-09-05T16:52:00Z" w16du:dateUtc="2026-09-05T19:52:00Z">
          <w:pPr/>
        </w:pPrChange>
      </w:pPr>
      <w:del w:id="1358" w:author="Douglas Souza" w:date="2024-10-20T15:56:00Z">
        <w:r w:rsidRPr="00805F76" w:rsidDel="00910E34">
          <w:rPr>
            <w:rFonts w:ascii="Times New Roman" w:hAnsi="Times New Roman" w:cs="Times New Roman"/>
            <w:sz w:val="24"/>
            <w:szCs w:val="24"/>
            <w:rPrChange w:id="1359" w:author="Douglas Souza" w:date="2024-10-20T16:20:00Z">
              <w:rPr>
                <w:sz w:val="20"/>
                <w:szCs w:val="20"/>
              </w:rPr>
            </w:rPrChange>
          </w:rPr>
          <w:delText>ASSINATURA DO CÔNJUGUE: ________________________________________________</w:delText>
        </w:r>
      </w:del>
    </w:p>
    <w:sectPr w:rsidR="00906221" w:rsidRPr="00805F76" w:rsidSect="00D70409">
      <w:headerReference w:type="default" r:id="rId18"/>
      <w:footerReference w:type="default" r:id="rId19"/>
      <w:pgSz w:w="11906" w:h="16838" w:code="9"/>
      <w:pgMar w:top="1699" w:right="1138" w:bottom="1728" w:left="1699" w:header="706" w:footer="173" w:gutter="0"/>
      <w:cols w:space="708"/>
      <w:docGrid w:linePitch="360"/>
      <w:sectPrChange w:id="1372" w:author="Douglas Souza" w:date="2024-10-20T16:31:00Z">
        <w:sectPr w:rsidR="00906221" w:rsidRPr="00805F76" w:rsidSect="00D70409">
          <w:pgSz w:code="0"/>
          <w:pgMar w:top="1417" w:right="1701" w:bottom="1417" w:left="1701" w:header="708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2B7EF" w14:textId="77777777" w:rsidR="0065617B" w:rsidRDefault="0065617B" w:rsidP="00C712CC">
      <w:pPr>
        <w:spacing w:after="0" w:line="240" w:lineRule="auto"/>
      </w:pPr>
      <w:r>
        <w:separator/>
      </w:r>
    </w:p>
  </w:endnote>
  <w:endnote w:type="continuationSeparator" w:id="0">
    <w:p w14:paraId="4D289D56" w14:textId="77777777" w:rsidR="0065617B" w:rsidRDefault="0065617B" w:rsidP="00C7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93" w:type="pct"/>
      <w:tblInd w:w="-1711" w:type="dxa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  <w:tblPrChange w:id="1362" w:author="Douglas Souza" w:date="2024-10-20T16:26:00Z">
        <w:tblPr>
          <w:tblW w:w="7016" w:type="pct"/>
          <w:tblInd w:w="-1711" w:type="dxa"/>
          <w:shd w:val="clear" w:color="auto" w:fill="4472C4" w:themeFill="accent1"/>
          <w:tblCellMar>
            <w:left w:w="115" w:type="dxa"/>
            <w:right w:w="115" w:type="dxa"/>
          </w:tblCellMar>
          <w:tblLook w:val="04A0" w:firstRow="1" w:lastRow="0" w:firstColumn="1" w:lastColumn="0" w:noHBand="0" w:noVBand="1"/>
        </w:tblPr>
      </w:tblPrChange>
    </w:tblPr>
    <w:tblGrid>
      <w:gridCol w:w="7424"/>
      <w:tblGridChange w:id="1363">
        <w:tblGrid>
          <w:gridCol w:w="7424"/>
          <w:gridCol w:w="21869"/>
          <w:gridCol w:w="3968"/>
        </w:tblGrid>
      </w:tblGridChange>
    </w:tblGrid>
    <w:tr w:rsidR="00597933" w:rsidDel="00597933" w14:paraId="0414C176" w14:textId="1CDD028B" w:rsidTr="00597933">
      <w:trPr>
        <w:trHeight w:val="390"/>
        <w:del w:id="1364" w:author="Douglas Souza" w:date="2024-10-20T16:26:00Z"/>
        <w:trPrChange w:id="1365" w:author="Douglas Souza" w:date="2024-10-20T16:26:00Z">
          <w:trPr>
            <w:gridBefore w:val="2"/>
            <w:trHeight w:val="390"/>
          </w:trPr>
        </w:trPrChange>
      </w:trPr>
      <w:tc>
        <w:tcPr>
          <w:tcW w:w="5000" w:type="pct"/>
          <w:shd w:val="clear" w:color="auto" w:fill="C45911" w:themeFill="accent2" w:themeFillShade="BF"/>
          <w:vAlign w:val="center"/>
          <w:tcPrChange w:id="1366" w:author="Douglas Souza" w:date="2024-10-20T16:26:00Z">
            <w:tcPr>
              <w:tcW w:w="2917" w:type="pct"/>
              <w:shd w:val="clear" w:color="auto" w:fill="C45911" w:themeFill="accent2" w:themeFillShade="BF"/>
              <w:vAlign w:val="center"/>
            </w:tcPr>
          </w:tcPrChange>
        </w:tcPr>
        <w:p w14:paraId="27730F0A" w14:textId="59C065BF" w:rsidR="00597933" w:rsidDel="00597933" w:rsidRDefault="00597933" w:rsidP="00EE1A42">
          <w:pPr>
            <w:pStyle w:val="Rodap"/>
            <w:spacing w:before="80" w:after="80"/>
            <w:rPr>
              <w:del w:id="1367" w:author="Douglas Souza" w:date="2024-10-20T16:26:00Z"/>
              <w:caps/>
              <w:color w:val="FFFFFF" w:themeColor="background1"/>
              <w:sz w:val="18"/>
              <w:szCs w:val="18"/>
            </w:rPr>
          </w:pPr>
          <w:del w:id="1368" w:author="Douglas Souza" w:date="2024-10-20T16:25:00Z">
            <w:r w:rsidDel="00597933">
              <w:rPr>
                <w:caps/>
                <w:color w:val="FFFFFF" w:themeColor="background1"/>
                <w:sz w:val="18"/>
                <w:szCs w:val="18"/>
              </w:rPr>
              <w:delText xml:space="preserve"> </w:delText>
            </w:r>
          </w:del>
          <w:customXmlDelRangeStart w:id="1369" w:author="Douglas Souza" w:date="2024-10-20T16:25:00Z"/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Autor"/>
              <w:tag w:val=""/>
              <w:id w:val="-1822267932"/>
              <w:placeholder>
                <w:docPart w:val="72DBE66D02FC42779F5095A22069A9B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customXmlDelRangeEnd w:id="1369"/>
              <w:del w:id="1370" w:author="Douglas Souza" w:date="2024-10-20T16:25:00Z">
                <w:r w:rsidDel="00597933">
                  <w:rPr>
                    <w:caps/>
                    <w:color w:val="FFFFFF" w:themeColor="background1"/>
                    <w:sz w:val="18"/>
                    <w:szCs w:val="18"/>
                  </w:rPr>
                  <w:delText>rUA: rAFAEL MARINO NETO – 119 – KARAÍBA  -  UBERLANDIA-MG</w:delText>
                </w:r>
              </w:del>
              <w:customXmlDelRangeStart w:id="1371" w:author="Douglas Souza" w:date="2024-10-20T16:25:00Z"/>
            </w:sdtContent>
          </w:sdt>
          <w:customXmlDelRangeEnd w:id="1371"/>
        </w:p>
      </w:tc>
    </w:tr>
  </w:tbl>
  <w:p w14:paraId="2E03B2F4" w14:textId="25948137" w:rsidR="00C712CC" w:rsidRPr="00E23F20" w:rsidRDefault="00C712CC" w:rsidP="00E23F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56C6" w14:textId="77777777" w:rsidR="0065617B" w:rsidRDefault="0065617B" w:rsidP="00C712CC">
      <w:pPr>
        <w:spacing w:after="0" w:line="240" w:lineRule="auto"/>
      </w:pPr>
      <w:r>
        <w:separator/>
      </w:r>
    </w:p>
  </w:footnote>
  <w:footnote w:type="continuationSeparator" w:id="0">
    <w:p w14:paraId="5A87F671" w14:textId="77777777" w:rsidR="0065617B" w:rsidRDefault="0065617B" w:rsidP="00C7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425E" w14:textId="733CD329" w:rsidR="00C712CC" w:rsidRDefault="00597933">
    <w:pPr>
      <w:pStyle w:val="Cabealho"/>
    </w:pPr>
    <w:ins w:id="1360" w:author="Douglas Souza" w:date="2024-10-20T16:26:00Z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1047BF5" wp14:editId="15A20E84">
            <wp:simplePos x="0" y="0"/>
            <wp:positionH relativeFrom="page">
              <wp:posOffset>3810</wp:posOffset>
            </wp:positionH>
            <wp:positionV relativeFrom="paragraph">
              <wp:posOffset>-447040</wp:posOffset>
            </wp:positionV>
            <wp:extent cx="7557770" cy="10682393"/>
            <wp:effectExtent l="0" t="0" r="5080" b="5080"/>
            <wp:wrapNone/>
            <wp:docPr id="67675281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4474" name="Imagem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1361" w:author="Douglas Souza" w:date="2024-10-20T16:26:00Z">
      <w:r w:rsidR="00C712CC" w:rsidDel="00597933">
        <w:rPr>
          <w:noProof/>
        </w:rPr>
        <w:drawing>
          <wp:anchor distT="0" distB="0" distL="114300" distR="114300" simplePos="0" relativeHeight="251658240" behindDoc="1" locked="0" layoutInCell="1" allowOverlap="1" wp14:anchorId="5BEC75D8" wp14:editId="7F7DB790">
            <wp:simplePos x="0" y="0"/>
            <wp:positionH relativeFrom="page">
              <wp:align>left</wp:align>
            </wp:positionH>
            <wp:positionV relativeFrom="paragraph">
              <wp:posOffset>-174625</wp:posOffset>
            </wp:positionV>
            <wp:extent cx="1227107" cy="776177"/>
            <wp:effectExtent l="0" t="0" r="0" b="5080"/>
            <wp:wrapTight wrapText="bothSides">
              <wp:wrapPolygon edited="0">
                <wp:start x="7043" y="0"/>
                <wp:lineTo x="8720" y="9015"/>
                <wp:lineTo x="3019" y="10075"/>
                <wp:lineTo x="2348" y="10606"/>
                <wp:lineTo x="2348" y="21211"/>
                <wp:lineTo x="18447" y="21211"/>
                <wp:lineTo x="19453" y="11666"/>
                <wp:lineTo x="18112" y="10075"/>
                <wp:lineTo x="11739" y="9015"/>
                <wp:lineTo x="14087" y="3182"/>
                <wp:lineTo x="13416" y="530"/>
                <wp:lineTo x="8720" y="0"/>
                <wp:lineTo x="7043" y="0"/>
              </wp:wrapPolygon>
            </wp:wrapTight>
            <wp:docPr id="1848544999" name="Imagem 184854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10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2B5E"/>
    <w:multiLevelType w:val="hybridMultilevel"/>
    <w:tmpl w:val="FF4A6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F66A6"/>
    <w:multiLevelType w:val="hybridMultilevel"/>
    <w:tmpl w:val="C6506EB4"/>
    <w:lvl w:ilvl="0" w:tplc="4A5E5D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587551">
    <w:abstractNumId w:val="0"/>
  </w:num>
  <w:num w:numId="2" w16cid:durableId="9329793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uglas Souza">
    <w15:presenceInfo w15:providerId="Windows Live" w15:userId="9de706a984169c5d"/>
  </w15:person>
  <w15:person w15:author="Douglas Souza [2]">
    <w15:presenceInfo w15:providerId="Windows Live" w15:userId="41b432017572ac9a"/>
  </w15:person>
  <w15:person w15:author="Prime RMS">
    <w15:presenceInfo w15:providerId="Windows Live" w15:userId="41b432017572ac9a"/>
  </w15:person>
  <w15:person w15:author="Luana Pereira">
    <w15:presenceInfo w15:providerId="Windows Live" w15:userId="37f26025ec37ef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markup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27"/>
    <w:rsid w:val="000111F6"/>
    <w:rsid w:val="00027F1E"/>
    <w:rsid w:val="00035287"/>
    <w:rsid w:val="000472BA"/>
    <w:rsid w:val="00052890"/>
    <w:rsid w:val="000533C4"/>
    <w:rsid w:val="000745FB"/>
    <w:rsid w:val="0007498F"/>
    <w:rsid w:val="000775A0"/>
    <w:rsid w:val="00082A6F"/>
    <w:rsid w:val="000925C9"/>
    <w:rsid w:val="00092F81"/>
    <w:rsid w:val="000B4DAC"/>
    <w:rsid w:val="000C21D0"/>
    <w:rsid w:val="000C28EA"/>
    <w:rsid w:val="000D5F5C"/>
    <w:rsid w:val="000E11E4"/>
    <w:rsid w:val="000E51AB"/>
    <w:rsid w:val="000E7C4E"/>
    <w:rsid w:val="00127915"/>
    <w:rsid w:val="00137BFA"/>
    <w:rsid w:val="00140707"/>
    <w:rsid w:val="001516CB"/>
    <w:rsid w:val="001533C5"/>
    <w:rsid w:val="0015562B"/>
    <w:rsid w:val="001667FB"/>
    <w:rsid w:val="0017770B"/>
    <w:rsid w:val="00186FE2"/>
    <w:rsid w:val="0019115D"/>
    <w:rsid w:val="0019576D"/>
    <w:rsid w:val="001C44A5"/>
    <w:rsid w:val="001C73AB"/>
    <w:rsid w:val="001C7660"/>
    <w:rsid w:val="001D009F"/>
    <w:rsid w:val="001E666B"/>
    <w:rsid w:val="001F5DDC"/>
    <w:rsid w:val="0020089C"/>
    <w:rsid w:val="0020235A"/>
    <w:rsid w:val="00205EFC"/>
    <w:rsid w:val="00211A96"/>
    <w:rsid w:val="002256A4"/>
    <w:rsid w:val="0023488F"/>
    <w:rsid w:val="00242AD3"/>
    <w:rsid w:val="00245441"/>
    <w:rsid w:val="00247C43"/>
    <w:rsid w:val="00254ECD"/>
    <w:rsid w:val="00262ECC"/>
    <w:rsid w:val="0026564D"/>
    <w:rsid w:val="002711C3"/>
    <w:rsid w:val="0027736C"/>
    <w:rsid w:val="002837A0"/>
    <w:rsid w:val="0029078C"/>
    <w:rsid w:val="002A57D8"/>
    <w:rsid w:val="002B252E"/>
    <w:rsid w:val="002D4CE4"/>
    <w:rsid w:val="002D778E"/>
    <w:rsid w:val="002F5B4C"/>
    <w:rsid w:val="0032784E"/>
    <w:rsid w:val="0033060D"/>
    <w:rsid w:val="003330FB"/>
    <w:rsid w:val="00333CB4"/>
    <w:rsid w:val="00335B90"/>
    <w:rsid w:val="003370BA"/>
    <w:rsid w:val="00362258"/>
    <w:rsid w:val="003650A5"/>
    <w:rsid w:val="00372C06"/>
    <w:rsid w:val="0037665E"/>
    <w:rsid w:val="0038566F"/>
    <w:rsid w:val="00395329"/>
    <w:rsid w:val="003A2578"/>
    <w:rsid w:val="003A7437"/>
    <w:rsid w:val="003B6355"/>
    <w:rsid w:val="003D03F6"/>
    <w:rsid w:val="003D0DF0"/>
    <w:rsid w:val="003D111E"/>
    <w:rsid w:val="003D1AE4"/>
    <w:rsid w:val="003D23A2"/>
    <w:rsid w:val="003D292F"/>
    <w:rsid w:val="003D2BB4"/>
    <w:rsid w:val="003D7C0B"/>
    <w:rsid w:val="003E0C70"/>
    <w:rsid w:val="003E3162"/>
    <w:rsid w:val="003E4892"/>
    <w:rsid w:val="003F049E"/>
    <w:rsid w:val="004032A9"/>
    <w:rsid w:val="00406C03"/>
    <w:rsid w:val="00420191"/>
    <w:rsid w:val="00445627"/>
    <w:rsid w:val="00460145"/>
    <w:rsid w:val="00484D00"/>
    <w:rsid w:val="00492E7D"/>
    <w:rsid w:val="004A0141"/>
    <w:rsid w:val="004B5680"/>
    <w:rsid w:val="004C1C15"/>
    <w:rsid w:val="004C2602"/>
    <w:rsid w:val="004D6866"/>
    <w:rsid w:val="004E2E82"/>
    <w:rsid w:val="004E3EF0"/>
    <w:rsid w:val="004E5CE2"/>
    <w:rsid w:val="00520E68"/>
    <w:rsid w:val="00537E22"/>
    <w:rsid w:val="00545FCE"/>
    <w:rsid w:val="00547FFD"/>
    <w:rsid w:val="00566426"/>
    <w:rsid w:val="00570FC8"/>
    <w:rsid w:val="00571CA7"/>
    <w:rsid w:val="0057205F"/>
    <w:rsid w:val="00597933"/>
    <w:rsid w:val="005B504F"/>
    <w:rsid w:val="005B7398"/>
    <w:rsid w:val="005D6BB6"/>
    <w:rsid w:val="005D72C8"/>
    <w:rsid w:val="00600292"/>
    <w:rsid w:val="0060238B"/>
    <w:rsid w:val="00607200"/>
    <w:rsid w:val="00642C4C"/>
    <w:rsid w:val="006520F1"/>
    <w:rsid w:val="006548D6"/>
    <w:rsid w:val="0065617B"/>
    <w:rsid w:val="00686273"/>
    <w:rsid w:val="0069206B"/>
    <w:rsid w:val="006945AE"/>
    <w:rsid w:val="006B7B66"/>
    <w:rsid w:val="006C1729"/>
    <w:rsid w:val="006C6549"/>
    <w:rsid w:val="006D68E0"/>
    <w:rsid w:val="006E0330"/>
    <w:rsid w:val="006E5056"/>
    <w:rsid w:val="006F2491"/>
    <w:rsid w:val="006F7593"/>
    <w:rsid w:val="00706F6B"/>
    <w:rsid w:val="00710AF4"/>
    <w:rsid w:val="00724E9C"/>
    <w:rsid w:val="00726596"/>
    <w:rsid w:val="00730A4E"/>
    <w:rsid w:val="007421DE"/>
    <w:rsid w:val="00750C42"/>
    <w:rsid w:val="00770481"/>
    <w:rsid w:val="00771EBE"/>
    <w:rsid w:val="0077647B"/>
    <w:rsid w:val="00785740"/>
    <w:rsid w:val="00792075"/>
    <w:rsid w:val="007A6415"/>
    <w:rsid w:val="007B0376"/>
    <w:rsid w:val="007B4005"/>
    <w:rsid w:val="007D5F76"/>
    <w:rsid w:val="007D6C9E"/>
    <w:rsid w:val="007E3CFF"/>
    <w:rsid w:val="00804124"/>
    <w:rsid w:val="00805F76"/>
    <w:rsid w:val="0082378D"/>
    <w:rsid w:val="0082774D"/>
    <w:rsid w:val="00837F25"/>
    <w:rsid w:val="00844152"/>
    <w:rsid w:val="00846767"/>
    <w:rsid w:val="008546DD"/>
    <w:rsid w:val="00856B4D"/>
    <w:rsid w:val="00860C7A"/>
    <w:rsid w:val="00865985"/>
    <w:rsid w:val="0087364E"/>
    <w:rsid w:val="008771E3"/>
    <w:rsid w:val="008818A1"/>
    <w:rsid w:val="008823A2"/>
    <w:rsid w:val="008852A5"/>
    <w:rsid w:val="008858C3"/>
    <w:rsid w:val="00887E19"/>
    <w:rsid w:val="00893D32"/>
    <w:rsid w:val="008B3243"/>
    <w:rsid w:val="008B7A99"/>
    <w:rsid w:val="008C4239"/>
    <w:rsid w:val="008D3D76"/>
    <w:rsid w:val="008D4E59"/>
    <w:rsid w:val="008E45CB"/>
    <w:rsid w:val="008E75B5"/>
    <w:rsid w:val="008F28F8"/>
    <w:rsid w:val="008F7870"/>
    <w:rsid w:val="009057AC"/>
    <w:rsid w:val="00906221"/>
    <w:rsid w:val="009070B3"/>
    <w:rsid w:val="00910E34"/>
    <w:rsid w:val="00912BF9"/>
    <w:rsid w:val="0092797C"/>
    <w:rsid w:val="009625C3"/>
    <w:rsid w:val="00970DBE"/>
    <w:rsid w:val="00984083"/>
    <w:rsid w:val="00987082"/>
    <w:rsid w:val="00996A00"/>
    <w:rsid w:val="009975D2"/>
    <w:rsid w:val="00997C05"/>
    <w:rsid w:val="009B4F93"/>
    <w:rsid w:val="009B6897"/>
    <w:rsid w:val="009B6A3B"/>
    <w:rsid w:val="009D23BD"/>
    <w:rsid w:val="009F1010"/>
    <w:rsid w:val="00A01FCD"/>
    <w:rsid w:val="00A06940"/>
    <w:rsid w:val="00A07026"/>
    <w:rsid w:val="00A21478"/>
    <w:rsid w:val="00A3109A"/>
    <w:rsid w:val="00A3352A"/>
    <w:rsid w:val="00A33EDC"/>
    <w:rsid w:val="00A51E31"/>
    <w:rsid w:val="00A552F4"/>
    <w:rsid w:val="00A66512"/>
    <w:rsid w:val="00A733CB"/>
    <w:rsid w:val="00A848DD"/>
    <w:rsid w:val="00AA54E8"/>
    <w:rsid w:val="00AA7D50"/>
    <w:rsid w:val="00AC733E"/>
    <w:rsid w:val="00AD5044"/>
    <w:rsid w:val="00AD58C1"/>
    <w:rsid w:val="00AD7DF9"/>
    <w:rsid w:val="00AF4E25"/>
    <w:rsid w:val="00AF63D6"/>
    <w:rsid w:val="00AF7175"/>
    <w:rsid w:val="00B11C39"/>
    <w:rsid w:val="00B22F7C"/>
    <w:rsid w:val="00B53D17"/>
    <w:rsid w:val="00B645E8"/>
    <w:rsid w:val="00B66506"/>
    <w:rsid w:val="00B77327"/>
    <w:rsid w:val="00B777EF"/>
    <w:rsid w:val="00B77932"/>
    <w:rsid w:val="00B82F4B"/>
    <w:rsid w:val="00B86AE6"/>
    <w:rsid w:val="00B96285"/>
    <w:rsid w:val="00BB1342"/>
    <w:rsid w:val="00BB1444"/>
    <w:rsid w:val="00BB44D9"/>
    <w:rsid w:val="00BC286A"/>
    <w:rsid w:val="00BD5B6B"/>
    <w:rsid w:val="00BE203E"/>
    <w:rsid w:val="00BE53BF"/>
    <w:rsid w:val="00BF4C04"/>
    <w:rsid w:val="00BF509A"/>
    <w:rsid w:val="00C0508A"/>
    <w:rsid w:val="00C22EFE"/>
    <w:rsid w:val="00C410C4"/>
    <w:rsid w:val="00C44E65"/>
    <w:rsid w:val="00C523F6"/>
    <w:rsid w:val="00C616A7"/>
    <w:rsid w:val="00C61C0B"/>
    <w:rsid w:val="00C63C9D"/>
    <w:rsid w:val="00C644BC"/>
    <w:rsid w:val="00C712CC"/>
    <w:rsid w:val="00C76164"/>
    <w:rsid w:val="00C76E93"/>
    <w:rsid w:val="00C80D2D"/>
    <w:rsid w:val="00C87EB7"/>
    <w:rsid w:val="00C967A5"/>
    <w:rsid w:val="00CC380E"/>
    <w:rsid w:val="00CE45E7"/>
    <w:rsid w:val="00CE483C"/>
    <w:rsid w:val="00CF1291"/>
    <w:rsid w:val="00CF1FF0"/>
    <w:rsid w:val="00CF2265"/>
    <w:rsid w:val="00CF6E6C"/>
    <w:rsid w:val="00D24A45"/>
    <w:rsid w:val="00D27511"/>
    <w:rsid w:val="00D672DC"/>
    <w:rsid w:val="00D70409"/>
    <w:rsid w:val="00D724D2"/>
    <w:rsid w:val="00D86B48"/>
    <w:rsid w:val="00D94810"/>
    <w:rsid w:val="00D97A2B"/>
    <w:rsid w:val="00D97DBE"/>
    <w:rsid w:val="00DD086C"/>
    <w:rsid w:val="00DD7962"/>
    <w:rsid w:val="00DF044E"/>
    <w:rsid w:val="00E23C90"/>
    <w:rsid w:val="00E23F20"/>
    <w:rsid w:val="00E4388D"/>
    <w:rsid w:val="00E47A30"/>
    <w:rsid w:val="00E5593B"/>
    <w:rsid w:val="00E572AF"/>
    <w:rsid w:val="00E71D1B"/>
    <w:rsid w:val="00E764C0"/>
    <w:rsid w:val="00E92C33"/>
    <w:rsid w:val="00EB08E7"/>
    <w:rsid w:val="00EB60CD"/>
    <w:rsid w:val="00EC5CCF"/>
    <w:rsid w:val="00ED05CC"/>
    <w:rsid w:val="00ED21A7"/>
    <w:rsid w:val="00EE1A42"/>
    <w:rsid w:val="00EE4D00"/>
    <w:rsid w:val="00EF22EA"/>
    <w:rsid w:val="00EF284B"/>
    <w:rsid w:val="00F072EE"/>
    <w:rsid w:val="00F205BE"/>
    <w:rsid w:val="00F23A11"/>
    <w:rsid w:val="00F45BEF"/>
    <w:rsid w:val="00F60CBA"/>
    <w:rsid w:val="00F60D90"/>
    <w:rsid w:val="00F7385A"/>
    <w:rsid w:val="00F87616"/>
    <w:rsid w:val="00FB0CCA"/>
    <w:rsid w:val="00FD174E"/>
    <w:rsid w:val="00FE1BE3"/>
    <w:rsid w:val="00FF5159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19BAF"/>
  <w15:docId w15:val="{D6C9CF0E-F857-4BE5-905C-F8C83953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CC"/>
  </w:style>
  <w:style w:type="paragraph" w:styleId="Ttulo1">
    <w:name w:val="heading 1"/>
    <w:basedOn w:val="Normal"/>
    <w:next w:val="Normal"/>
    <w:link w:val="Ttulo1Char"/>
    <w:uiPriority w:val="9"/>
    <w:qFormat/>
    <w:rsid w:val="00C712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2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2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2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2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2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7C0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12CC"/>
  </w:style>
  <w:style w:type="paragraph" w:styleId="Rodap">
    <w:name w:val="footer"/>
    <w:basedOn w:val="Normal"/>
    <w:link w:val="Rodap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12CC"/>
  </w:style>
  <w:style w:type="character" w:customStyle="1" w:styleId="Ttulo1Char">
    <w:name w:val="Título 1 Char"/>
    <w:basedOn w:val="Fontepargpadro"/>
    <w:link w:val="Ttulo1"/>
    <w:uiPriority w:val="9"/>
    <w:rsid w:val="00C712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2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2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2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2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2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712C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712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712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2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2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712CC"/>
    <w:rPr>
      <w:b/>
      <w:bCs/>
    </w:rPr>
  </w:style>
  <w:style w:type="character" w:styleId="nfase">
    <w:name w:val="Emphasis"/>
    <w:basedOn w:val="Fontepargpadro"/>
    <w:uiPriority w:val="20"/>
    <w:qFormat/>
    <w:rsid w:val="00C712CC"/>
    <w:rPr>
      <w:i/>
      <w:iCs/>
    </w:rPr>
  </w:style>
  <w:style w:type="paragraph" w:styleId="SemEspaamento">
    <w:name w:val="No Spacing"/>
    <w:uiPriority w:val="1"/>
    <w:qFormat/>
    <w:rsid w:val="00C712C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712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712CC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2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2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712CC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712CC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712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712CC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C712C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12CC"/>
    <w:pPr>
      <w:outlineLvl w:val="9"/>
    </w:pPr>
  </w:style>
  <w:style w:type="paragraph" w:styleId="Reviso">
    <w:name w:val="Revision"/>
    <w:hidden/>
    <w:uiPriority w:val="99"/>
    <w:semiHidden/>
    <w:rsid w:val="00570F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6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5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DBE66D02FC42779F5095A22069A9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4BB9B-57B8-453B-BB49-B809F4143FBD}"/>
      </w:docPartPr>
      <w:docPartBody>
        <w:p w:rsidR="00D32954" w:rsidRDefault="00B7494D" w:rsidP="00B7494D">
          <w:pPr>
            <w:pStyle w:val="72DBE66D02FC42779F5095A22069A9B8"/>
          </w:pPr>
          <w:r>
            <w:rPr>
              <w:caps/>
              <w:color w:val="FFFFFF" w:themeColor="background1"/>
              <w:sz w:val="18"/>
              <w:szCs w:val="18"/>
            </w:rP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0"/>
    <w:rsid w:val="00044EDA"/>
    <w:rsid w:val="000B0564"/>
    <w:rsid w:val="000B217A"/>
    <w:rsid w:val="000E11E4"/>
    <w:rsid w:val="000E51AB"/>
    <w:rsid w:val="000F1F7B"/>
    <w:rsid w:val="001349C8"/>
    <w:rsid w:val="00140707"/>
    <w:rsid w:val="001502B9"/>
    <w:rsid w:val="0015562B"/>
    <w:rsid w:val="0016381E"/>
    <w:rsid w:val="0019115D"/>
    <w:rsid w:val="001C781E"/>
    <w:rsid w:val="00247C43"/>
    <w:rsid w:val="002521B4"/>
    <w:rsid w:val="0027736C"/>
    <w:rsid w:val="002B252E"/>
    <w:rsid w:val="002B4312"/>
    <w:rsid w:val="002C3398"/>
    <w:rsid w:val="00335B90"/>
    <w:rsid w:val="00362EDA"/>
    <w:rsid w:val="00374087"/>
    <w:rsid w:val="00380FD0"/>
    <w:rsid w:val="003D2BB4"/>
    <w:rsid w:val="003F26A7"/>
    <w:rsid w:val="004032A9"/>
    <w:rsid w:val="00440E34"/>
    <w:rsid w:val="00492E7D"/>
    <w:rsid w:val="004C2602"/>
    <w:rsid w:val="004F2A84"/>
    <w:rsid w:val="00500325"/>
    <w:rsid w:val="005450E8"/>
    <w:rsid w:val="0055210B"/>
    <w:rsid w:val="005F4EFA"/>
    <w:rsid w:val="00686273"/>
    <w:rsid w:val="00686A68"/>
    <w:rsid w:val="0069206B"/>
    <w:rsid w:val="006C1729"/>
    <w:rsid w:val="006C6CB7"/>
    <w:rsid w:val="006E05CF"/>
    <w:rsid w:val="006F2491"/>
    <w:rsid w:val="00755593"/>
    <w:rsid w:val="00792075"/>
    <w:rsid w:val="00797A5B"/>
    <w:rsid w:val="007C0D36"/>
    <w:rsid w:val="007C3885"/>
    <w:rsid w:val="00823D2F"/>
    <w:rsid w:val="00876753"/>
    <w:rsid w:val="008771E3"/>
    <w:rsid w:val="008B44D4"/>
    <w:rsid w:val="008B7A99"/>
    <w:rsid w:val="008F3914"/>
    <w:rsid w:val="009975D2"/>
    <w:rsid w:val="00A21478"/>
    <w:rsid w:val="00A618A0"/>
    <w:rsid w:val="00AA54E8"/>
    <w:rsid w:val="00B10851"/>
    <w:rsid w:val="00B11F6F"/>
    <w:rsid w:val="00B22F7C"/>
    <w:rsid w:val="00B57662"/>
    <w:rsid w:val="00B645E8"/>
    <w:rsid w:val="00B7494D"/>
    <w:rsid w:val="00BA0C98"/>
    <w:rsid w:val="00BE53BF"/>
    <w:rsid w:val="00C410C4"/>
    <w:rsid w:val="00C54B4F"/>
    <w:rsid w:val="00C83DB0"/>
    <w:rsid w:val="00C87EB7"/>
    <w:rsid w:val="00C967A5"/>
    <w:rsid w:val="00CC5D61"/>
    <w:rsid w:val="00D32954"/>
    <w:rsid w:val="00D94DC7"/>
    <w:rsid w:val="00DB2E94"/>
    <w:rsid w:val="00E47EE2"/>
    <w:rsid w:val="00E92C33"/>
    <w:rsid w:val="00E973AE"/>
    <w:rsid w:val="00EB5068"/>
    <w:rsid w:val="00EC7221"/>
    <w:rsid w:val="00ED09D3"/>
    <w:rsid w:val="00EF22EA"/>
    <w:rsid w:val="00EF2A29"/>
    <w:rsid w:val="00F23A11"/>
    <w:rsid w:val="00F465C3"/>
    <w:rsid w:val="00F94BC8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2DBE66D02FC42779F5095A22069A9B8">
    <w:name w:val="72DBE66D02FC42779F5095A22069A9B8"/>
    <w:rsid w:val="00B7494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AB561-31CA-4B2F-B4EC-0F6F20D4D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2496</Words>
  <Characters>13480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 ASSESSORIA IMOBILIÁRIA</vt:lpstr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ASSESSORIA IMOBILIÁRIA</dc:title>
  <dc:subject/>
  <dc:creator>rUA: rAFAEL MARINO NETO – 119 – KARAÍBA  -  UBERLANDIA-MG</dc:creator>
  <cp:keywords/>
  <dc:description/>
  <cp:lastModifiedBy>Douglas Souza</cp:lastModifiedBy>
  <cp:revision>11</cp:revision>
  <cp:lastPrinted>2025-07-21T14:22:00Z</cp:lastPrinted>
  <dcterms:created xsi:type="dcterms:W3CDTF">2026-09-02T18:41:00Z</dcterms:created>
  <dcterms:modified xsi:type="dcterms:W3CDTF">2026-09-05T21:34:00Z</dcterms:modified>
</cp:coreProperties>
</file>