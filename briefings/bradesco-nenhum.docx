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34025" w14:textId="4800D8FA" w:rsidR="006C6549" w:rsidRPr="00805F76" w:rsidRDefault="00027F1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rPrChange w:id="0" w:author="Douglas Souza" w:date="2024-10-20T16:20:00Z">
            <w:rPr>
              <w:b/>
              <w:bCs/>
              <w:sz w:val="36"/>
              <w:szCs w:val="36"/>
            </w:rPr>
          </w:rPrChange>
        </w:rPr>
        <w:pPrChange w:id="1" w:author="Douglas Souza [2]" w:date="2026-09-05T16:54:00Z" w16du:dateUtc="2026-09-05T19:54:00Z">
          <w:pPr>
            <w:jc w:val="center"/>
          </w:pPr>
        </w:pPrChange>
      </w:pPr>
      <w:r w:rsidRPr="00805F76">
        <w:rPr>
          <w:rFonts w:ascii="Times New Roman" w:hAnsi="Times New Roman" w:cs="Times New Roman"/>
          <w:b/>
          <w:bCs/>
          <w:sz w:val="28"/>
          <w:szCs w:val="28"/>
          <w:rPrChange w:id="2" w:author="Douglas Souza" w:date="2024-10-20T16:20:00Z">
            <w:rPr>
              <w:b/>
              <w:bCs/>
              <w:sz w:val="36"/>
              <w:szCs w:val="36"/>
            </w:rPr>
          </w:rPrChange>
        </w:rPr>
        <w:t>INFORMAÇÕES DO FINANCIAMENTO IMOBILIÁRIO</w:t>
      </w:r>
    </w:p>
    <w:p w14:paraId="6390BD1E" w14:textId="77777777" w:rsidR="00CF6E6C" w:rsidRPr="00805F76" w:rsidRDefault="00CF6E6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rPrChange w:id="3" w:author="Douglas Souza" w:date="2024-10-20T16:20:00Z">
            <w:rPr>
              <w:b/>
              <w:bCs/>
              <w:sz w:val="36"/>
              <w:szCs w:val="36"/>
            </w:rPr>
          </w:rPrChange>
        </w:rPr>
        <w:pPrChange w:id="4" w:author="Douglas Souza [2]" w:date="2026-09-05T16:54:00Z" w16du:dateUtc="2026-09-05T19:54:00Z">
          <w:pPr>
            <w:jc w:val="center"/>
          </w:pPr>
        </w:pPrChange>
      </w:pPr>
    </w:p>
    <w:p w14:paraId="28793627" w14:textId="7EF79457" w:rsidR="006C2E9A" w:rsidRPr="001D48E3" w:rsidRDefault="006C2E9A" w:rsidP="00CE50E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D48E3">
        <w:rPr>
          <w:rFonts w:ascii="Times New Roman" w:hAnsi="Times New Roman" w:cs="Times New Roman"/>
          <w:sz w:val="24"/>
          <w:szCs w:val="24"/>
        </w:rPr>
        <w:t xml:space="preserve">É com imensa satisfação que buscaremos trazer em até </w:t>
      </w:r>
      <w:r>
        <w:rPr>
          <w:rFonts w:ascii="Times New Roman" w:hAnsi="Times New Roman" w:cs="Times New Roman"/>
          <w:sz w:val="24"/>
          <w:szCs w:val="24"/>
        </w:rPr>
        <w:t>45</w:t>
      </w:r>
      <w:r w:rsidRPr="001D48E3">
        <w:rPr>
          <w:rFonts w:ascii="Times New Roman" w:hAnsi="Times New Roman" w:cs="Times New Roman"/>
          <w:sz w:val="24"/>
          <w:szCs w:val="24"/>
        </w:rPr>
        <w:t xml:space="preserve"> dias a elaboração do seu contrato </w:t>
      </w:r>
      <w:r>
        <w:rPr>
          <w:rFonts w:ascii="Times New Roman" w:hAnsi="Times New Roman" w:cs="Times New Roman"/>
          <w:sz w:val="24"/>
          <w:szCs w:val="24"/>
        </w:rPr>
        <w:t xml:space="preserve">de financiamento </w:t>
      </w:r>
      <w:r w:rsidRPr="001D48E3">
        <w:rPr>
          <w:rFonts w:ascii="Times New Roman" w:hAnsi="Times New Roman" w:cs="Times New Roman"/>
          <w:sz w:val="24"/>
          <w:szCs w:val="24"/>
        </w:rPr>
        <w:t xml:space="preserve">imobiliário </w:t>
      </w:r>
      <w:r>
        <w:rPr>
          <w:rFonts w:ascii="Times New Roman" w:hAnsi="Times New Roman" w:cs="Times New Roman"/>
          <w:sz w:val="24"/>
          <w:szCs w:val="24"/>
        </w:rPr>
        <w:t xml:space="preserve">junto ao banco Bradesco e, </w:t>
      </w:r>
      <w:r w:rsidRPr="001D48E3">
        <w:rPr>
          <w:rFonts w:ascii="Times New Roman" w:hAnsi="Times New Roman" w:cs="Times New Roman"/>
          <w:sz w:val="24"/>
          <w:szCs w:val="24"/>
        </w:rPr>
        <w:t xml:space="preserve">para esta realização, você contará com uma equipe preparada e motivada na sua resolutiva. </w:t>
      </w:r>
    </w:p>
    <w:p w14:paraId="22EB40D1" w14:textId="3D094A6E" w:rsidR="00B77327" w:rsidRPr="00805F76" w:rsidDel="006C2E9A" w:rsidRDefault="0044562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8" w:author="Douglas Souza" w:date="2024-10-20T16:20:00Z">
            <w:rPr/>
          </w:rPrChange>
        </w:rPr>
        <w:pPrChange w:id="10" w:author="Douglas Souza [2]" w:date="2026-09-05T16:54:00Z" w16du:dateUtc="2026-09-05T19:54:00Z">
          <w:pPr>
            <w:spacing w:line="240" w:lineRule="auto"/>
            <w:jc w:val="both"/>
          </w:pPr>
        </w:pPrChange>
      </w:pPr>
    </w:p>
    <w:p w14:paraId="72A0DDDF" w14:textId="77777777" w:rsidR="00B77327" w:rsidRPr="00805F76" w:rsidRDefault="00B77327">
      <w:pPr>
        <w:pStyle w:val="SemEspaamento"/>
        <w:spacing w:line="360" w:lineRule="auto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  <w:rPrChange w:id="21" w:author="Douglas Souza" w:date="2024-10-20T16:20:00Z">
            <w:rPr>
              <w:b/>
              <w:bCs/>
              <w:color w:val="FF0000"/>
            </w:rPr>
          </w:rPrChange>
        </w:rPr>
        <w:pPrChange w:id="22" w:author="Douglas Souza [2]" w:date="2026-09-05T16:54:00Z" w16du:dateUtc="2026-09-05T19:54:00Z">
          <w:pPr>
            <w:pStyle w:val="SemEspaamento"/>
          </w:pPr>
        </w:pPrChange>
      </w:pPr>
      <w:r w:rsidRPr="00805F76">
        <w:rPr>
          <w:rFonts w:ascii="Times New Roman" w:hAnsi="Times New Roman" w:cs="Times New Roman"/>
          <w:b/>
          <w:bCs/>
          <w:color w:val="FF0000"/>
          <w:sz w:val="24"/>
          <w:szCs w:val="24"/>
          <w:rPrChange w:id="23" w:author="Douglas Souza" w:date="2024-10-20T16:20:00Z">
            <w:rPr>
              <w:b/>
              <w:bCs/>
              <w:color w:val="FF0000"/>
            </w:rPr>
          </w:rPrChange>
        </w:rPr>
        <w:t>ATENÇÃO</w:t>
      </w:r>
    </w:p>
    <w:p w14:paraId="034A60E6" w14:textId="54FCA43F" w:rsidR="00CF2265" w:rsidRPr="00805F76" w:rsidRDefault="00B77327">
      <w:pPr>
        <w:pStyle w:val="SemEspaamento"/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24" w:author="Douglas Souza" w:date="2024-10-20T16:20:00Z">
            <w:rPr/>
          </w:rPrChange>
        </w:rPr>
        <w:pPrChange w:id="25" w:author="Douglas Souza [2]" w:date="2026-09-05T16:54:00Z" w16du:dateUtc="2026-09-05T19:54:00Z">
          <w:pPr>
            <w:pStyle w:val="SemEspaamento"/>
          </w:pPr>
        </w:pPrChange>
      </w:pPr>
      <w:r w:rsidRPr="00805F76">
        <w:rPr>
          <w:rFonts w:ascii="Times New Roman" w:hAnsi="Times New Roman" w:cs="Times New Roman"/>
          <w:sz w:val="24"/>
          <w:szCs w:val="24"/>
          <w:rPrChange w:id="26" w:author="Douglas Souza" w:date="2024-10-20T16:20:00Z">
            <w:rPr/>
          </w:rPrChange>
        </w:rPr>
        <w:t xml:space="preserve">A aprovação do crédito é </w:t>
      </w:r>
      <w:r w:rsidR="00420191">
        <w:rPr>
          <w:rFonts w:ascii="Times New Roman" w:hAnsi="Times New Roman" w:cs="Times New Roman"/>
          <w:sz w:val="24"/>
          <w:szCs w:val="24"/>
        </w:rPr>
        <w:t>monito</w:t>
      </w:r>
      <w:r w:rsidR="00420191">
        <w:rPr>
          <w:rFonts w:ascii="Times New Roman" w:hAnsi="Times New Roman" w:cs="Times New Roman"/>
          <w:sz w:val="24"/>
          <w:szCs w:val="24"/>
        </w:rPr>
        <w:t xml:space="preserve">rada </w:t>
      </w:r>
      <w:r w:rsidRPr="00805F76">
        <w:rPr>
          <w:rFonts w:ascii="Times New Roman" w:hAnsi="Times New Roman" w:cs="Times New Roman"/>
          <w:sz w:val="24"/>
          <w:szCs w:val="24"/>
          <w:rPrChange w:id="31" w:author="Douglas Souza" w:date="2024-10-20T16:20:00Z">
            <w:rPr/>
          </w:rPrChange>
        </w:rPr>
        <w:t xml:space="preserve">durante todo o processo do financiamento até a assinatura, se durante o processo o cliente faça algum compromisso financeiro, que comprometa sua renda ou tenha seu nome incluído nos órgãos de proteção, o contrato pode </w:t>
      </w:r>
      <w:r w:rsidR="003D03F6">
        <w:rPr>
          <w:rFonts w:ascii="Times New Roman" w:hAnsi="Times New Roman" w:cs="Times New Roman"/>
          <w:sz w:val="24"/>
          <w:szCs w:val="24"/>
        </w:rPr>
        <w:t xml:space="preserve">ter correção no valor ou até </w:t>
      </w:r>
      <w:r w:rsidRPr="00805F76">
        <w:rPr>
          <w:rFonts w:ascii="Times New Roman" w:hAnsi="Times New Roman" w:cs="Times New Roman"/>
          <w:sz w:val="24"/>
          <w:szCs w:val="24"/>
          <w:rPrChange w:id="33" w:author="Douglas Souza" w:date="2024-10-20T16:20:00Z">
            <w:rPr/>
          </w:rPrChange>
        </w:rPr>
        <w:t>não ser emitido. A aprovação tem validade de</w:t>
      </w:r>
      <w:r w:rsidR="002711C3">
        <w:rPr>
          <w:rFonts w:ascii="Times New Roman" w:hAnsi="Times New Roman" w:cs="Times New Roman"/>
          <w:sz w:val="24"/>
          <w:szCs w:val="24"/>
        </w:rPr>
        <w:t xml:space="preserve"> 60 dias,</w:t>
      </w:r>
      <w:r w:rsidRPr="00805F76">
        <w:rPr>
          <w:rFonts w:ascii="Times New Roman" w:hAnsi="Times New Roman" w:cs="Times New Roman"/>
          <w:sz w:val="24"/>
          <w:szCs w:val="24"/>
          <w:rPrChange w:id="47" w:author="Douglas Souza" w:date="2024-10-20T16:20:00Z">
            <w:rPr/>
          </w:rPrChange>
        </w:rPr>
        <w:t xml:space="preserve"> porém</w:t>
      </w:r>
      <w:r w:rsidR="00570FC8" w:rsidRPr="00805F76">
        <w:rPr>
          <w:rFonts w:ascii="Times New Roman" w:hAnsi="Times New Roman" w:cs="Times New Roman"/>
          <w:sz w:val="24"/>
          <w:szCs w:val="24"/>
          <w:rPrChange w:id="49" w:author="Douglas Souza" w:date="2024-10-20T16:20:00Z">
            <w:rPr/>
          </w:rPrChange>
        </w:rPr>
        <w:t>,</w:t>
      </w:r>
      <w:r w:rsidRPr="00805F76">
        <w:rPr>
          <w:rFonts w:ascii="Times New Roman" w:hAnsi="Times New Roman" w:cs="Times New Roman"/>
          <w:sz w:val="24"/>
          <w:szCs w:val="24"/>
          <w:rPrChange w:id="50" w:author="Douglas Souza" w:date="2024-10-20T16:20:00Z">
            <w:rPr/>
          </w:rPrChange>
        </w:rPr>
        <w:t xml:space="preserve"> até a efetiva contratação, as condições do financiamento, inclusive a taxa de juros, podem ser alteradas ou canceladas a qualquer momento. </w:t>
      </w:r>
    </w:p>
    <w:p w14:paraId="7C921627" w14:textId="1B11572F" w:rsidR="00CE483C" w:rsidRPr="00805F76" w:rsidRDefault="00CE483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51" w:author="Douglas Souza" w:date="2024-10-20T16:20:00Z">
            <w:rPr/>
          </w:rPrChange>
        </w:rPr>
        <w:pPrChange w:id="52" w:author="Douglas Souza [2]" w:date="2026-09-05T16:54:00Z" w16du:dateUtc="2026-09-05T19:54:00Z">
          <w:pPr>
            <w:jc w:val="both"/>
          </w:pPr>
        </w:pPrChange>
      </w:pPr>
      <w:r w:rsidRPr="00805F76">
        <w:rPr>
          <w:rFonts w:ascii="Times New Roman" w:hAnsi="Times New Roman" w:cs="Times New Roman"/>
          <w:noProof/>
          <w:sz w:val="24"/>
          <w:szCs w:val="24"/>
          <w:rPrChange w:id="53" w:author="Douglas Souza" w:date="2024-10-20T16:20:00Z">
            <w:rPr>
              <w:noProof/>
            </w:rPr>
          </w:rPrChange>
        </w:rPr>
        <w:drawing>
          <wp:anchor distT="0" distB="0" distL="114300" distR="114300" simplePos="0" relativeHeight="251651584" behindDoc="0" locked="0" layoutInCell="1" allowOverlap="1" wp14:anchorId="75FD0BF5" wp14:editId="4FEDF9E6">
            <wp:simplePos x="0" y="0"/>
            <wp:positionH relativeFrom="margin">
              <wp:align>left</wp:align>
            </wp:positionH>
            <wp:positionV relativeFrom="paragraph">
              <wp:posOffset>82550</wp:posOffset>
            </wp:positionV>
            <wp:extent cx="895350" cy="1913255"/>
            <wp:effectExtent l="0" t="0" r="0" b="0"/>
            <wp:wrapSquare wrapText="bothSides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191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22F0D2" w14:textId="67F883BF" w:rsidR="00445627" w:rsidRPr="00805F76" w:rsidRDefault="0044562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54" w:author="Douglas Souza" w:date="2024-10-20T16:20:00Z">
            <w:rPr/>
          </w:rPrChange>
        </w:rPr>
        <w:pPrChange w:id="55" w:author="Douglas Souza [2]" w:date="2026-09-05T16:54:00Z" w16du:dateUtc="2026-09-05T19:54:00Z">
          <w:pPr/>
        </w:pPrChange>
      </w:pPr>
      <w:r w:rsidRPr="00805F76">
        <w:rPr>
          <w:rFonts w:ascii="Times New Roman" w:hAnsi="Times New Roman" w:cs="Times New Roman"/>
          <w:b/>
          <w:bCs/>
          <w:sz w:val="24"/>
          <w:szCs w:val="24"/>
          <w:rPrChange w:id="56" w:author="Douglas Souza" w:date="2024-10-20T16:20:00Z">
            <w:rPr>
              <w:b/>
              <w:bCs/>
            </w:rPr>
          </w:rPrChange>
        </w:rPr>
        <w:t xml:space="preserve">EU </w:t>
      </w:r>
      <w:r w:rsidR="00805F76" w:rsidRPr="00805F76">
        <w:rPr>
          <w:rFonts w:ascii="Times New Roman" w:hAnsi="Times New Roman" w:cs="Times New Roman"/>
          <w:b/>
          <w:bCs/>
          <w:sz w:val="24"/>
          <w:szCs w:val="24"/>
          <w:rPrChange w:id="58" w:author="Douglas Souza" w:date="2024-10-20T16:20:00Z">
            <w:rPr>
              <w:b/>
              <w:bCs/>
            </w:rPr>
          </w:rPrChange>
        </w:rPr>
        <w:t>TENHO ALGUM CUSTO</w:t>
      </w:r>
      <w:r w:rsidR="00805F76" w:rsidRPr="00805F76">
        <w:rPr>
          <w:rFonts w:ascii="Times New Roman" w:hAnsi="Times New Roman" w:cs="Times New Roman"/>
          <w:b/>
          <w:bCs/>
          <w:sz w:val="24"/>
          <w:szCs w:val="24"/>
          <w:rPrChange w:id="60" w:author="Douglas Souza" w:date="2024-10-20T16:20:00Z">
            <w:rPr>
              <w:b/>
              <w:bCs/>
            </w:rPr>
          </w:rPrChange>
        </w:rPr>
        <w:t xml:space="preserve"> PARA FINANCIAR MEU IMÓVEL</w:t>
      </w:r>
      <w:r w:rsidRPr="00805F76">
        <w:rPr>
          <w:rFonts w:ascii="Times New Roman" w:hAnsi="Times New Roman" w:cs="Times New Roman"/>
          <w:b/>
          <w:bCs/>
          <w:sz w:val="24"/>
          <w:szCs w:val="24"/>
          <w:rPrChange w:id="63" w:author="Douglas Souza" w:date="2024-10-20T16:20:00Z">
            <w:rPr>
              <w:b/>
              <w:bCs/>
            </w:rPr>
          </w:rPrChange>
        </w:rPr>
        <w:t xml:space="preserve">? </w:t>
      </w:r>
    </w:p>
    <w:p w14:paraId="425A797B" w14:textId="5CABCF56" w:rsidR="00B77327" w:rsidRPr="00805F76" w:rsidRDefault="00805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65" w:author="Douglas Souza" w:date="2024-10-20T16:20:00Z">
            <w:rPr/>
          </w:rPrChange>
        </w:rPr>
        <w:pPrChange w:id="67" w:author="Douglas Souza [2]" w:date="2026-09-05T16:54:00Z" w16du:dateUtc="2026-09-05T19:54:00Z">
          <w:pPr>
            <w:jc w:val="both"/>
          </w:pPr>
        </w:pPrChange>
      </w:pPr>
      <w:r w:rsidRPr="00805F76">
        <w:rPr>
          <w:rFonts w:ascii="Times New Roman" w:hAnsi="Times New Roman" w:cs="Times New Roman"/>
          <w:sz w:val="24"/>
          <w:szCs w:val="24"/>
          <w:rPrChange w:id="69" w:author="Douglas Souza" w:date="2024-10-20T16:20:00Z">
            <w:rPr/>
          </w:rPrChange>
        </w:rPr>
        <w:t xml:space="preserve">Sim. </w:t>
      </w:r>
      <w:r w:rsidRPr="00805F76">
        <w:rPr>
          <w:rFonts w:ascii="Times New Roman" w:hAnsi="Times New Roman" w:cs="Times New Roman"/>
          <w:sz w:val="24"/>
          <w:szCs w:val="24"/>
          <w:rPrChange w:id="71" w:author="Douglas Souza" w:date="2024-10-20T16:20:00Z">
            <w:rPr/>
          </w:rPrChange>
        </w:rPr>
        <w:t>Por via de regra, você terá custo com a</w:t>
      </w:r>
      <w:r w:rsidR="00445627" w:rsidRPr="00805F76">
        <w:rPr>
          <w:rFonts w:ascii="Times New Roman" w:hAnsi="Times New Roman" w:cs="Times New Roman"/>
          <w:sz w:val="24"/>
          <w:szCs w:val="24"/>
          <w:rPrChange w:id="78" w:author="Douglas Souza" w:date="2024-10-20T16:20:00Z">
            <w:rPr/>
          </w:rPrChange>
        </w:rPr>
        <w:t xml:space="preserve"> </w:t>
      </w:r>
      <w:r w:rsidRPr="00805F76">
        <w:rPr>
          <w:rFonts w:ascii="Times New Roman" w:hAnsi="Times New Roman" w:cs="Times New Roman"/>
          <w:sz w:val="24"/>
          <w:szCs w:val="24"/>
          <w:rPrChange w:id="80" w:author="Douglas Souza" w:date="2024-10-20T16:20:00Z">
            <w:rPr/>
          </w:rPrChange>
        </w:rPr>
        <w:t xml:space="preserve">TARIFA DE AVALIAÇÃO DE IMÓVEL, que </w:t>
      </w:r>
      <w:r w:rsidR="00445627" w:rsidRPr="00805F76">
        <w:rPr>
          <w:rFonts w:ascii="Times New Roman" w:hAnsi="Times New Roman" w:cs="Times New Roman"/>
          <w:sz w:val="24"/>
          <w:szCs w:val="24"/>
          <w:rPrChange w:id="83" w:author="Douglas Souza" w:date="2024-10-20T16:20:00Z">
            <w:rPr/>
          </w:rPrChange>
        </w:rPr>
        <w:t>é cobrada na emissão do contrato</w:t>
      </w:r>
      <w:r w:rsidR="002711C3">
        <w:rPr>
          <w:rFonts w:ascii="Times New Roman" w:hAnsi="Times New Roman" w:cs="Times New Roman"/>
          <w:sz w:val="24"/>
          <w:szCs w:val="24"/>
        </w:rPr>
        <w:t xml:space="preserve"> em débito automático</w:t>
      </w:r>
      <w:r w:rsidR="002711C3">
        <w:rPr>
          <w:rFonts w:ascii="Times New Roman" w:hAnsi="Times New Roman" w:cs="Times New Roman"/>
          <w:sz w:val="24"/>
          <w:szCs w:val="24"/>
        </w:rPr>
        <w:t xml:space="preserve">, no valor de </w:t>
      </w:r>
      <w:r w:rsidR="002711C3">
        <w:rPr>
          <w:rFonts w:ascii="Times New Roman" w:hAnsi="Times New Roman" w:cs="Times New Roman"/>
          <w:sz w:val="24"/>
          <w:szCs w:val="24"/>
        </w:rPr>
        <w:t xml:space="preserve">Imóvel </w:t>
      </w:r>
      <w:r w:rsidR="002711C3" w:rsidRPr="002711C3">
        <w:rPr>
          <w:rFonts w:ascii="Times New Roman" w:hAnsi="Times New Roman" w:cs="Times New Roman"/>
          <w:sz w:val="24"/>
          <w:szCs w:val="24"/>
        </w:rPr>
        <w:t>Residencial</w:t>
      </w:r>
      <w:r w:rsidR="002711C3">
        <w:rPr>
          <w:rFonts w:ascii="Times New Roman" w:hAnsi="Times New Roman" w:cs="Times New Roman"/>
          <w:sz w:val="24"/>
          <w:szCs w:val="24"/>
        </w:rPr>
        <w:t xml:space="preserve"> </w:t>
      </w:r>
      <w:r w:rsidR="002711C3" w:rsidRPr="002711C3">
        <w:rPr>
          <w:rFonts w:ascii="Times New Roman" w:hAnsi="Times New Roman" w:cs="Times New Roman"/>
          <w:sz w:val="24"/>
          <w:szCs w:val="24"/>
        </w:rPr>
        <w:t xml:space="preserve">R$ 2.200,00 </w:t>
      </w:r>
      <w:r w:rsidR="002711C3">
        <w:rPr>
          <w:rFonts w:ascii="Times New Roman" w:hAnsi="Times New Roman" w:cs="Times New Roman"/>
          <w:sz w:val="24"/>
          <w:szCs w:val="24"/>
        </w:rPr>
        <w:t xml:space="preserve">e </w:t>
      </w:r>
      <w:r w:rsidR="002711C3" w:rsidRPr="002711C3">
        <w:rPr>
          <w:rFonts w:ascii="Times New Roman" w:hAnsi="Times New Roman" w:cs="Times New Roman"/>
          <w:sz w:val="24"/>
          <w:szCs w:val="24"/>
        </w:rPr>
        <w:t xml:space="preserve">Terreno: </w:t>
      </w:r>
      <w:r w:rsidR="002711C3">
        <w:rPr>
          <w:rFonts w:ascii="Times New Roman" w:hAnsi="Times New Roman" w:cs="Times New Roman"/>
          <w:sz w:val="24"/>
          <w:szCs w:val="24"/>
        </w:rPr>
        <w:t xml:space="preserve">R$ </w:t>
      </w:r>
      <w:r w:rsidR="002711C3" w:rsidRPr="002711C3">
        <w:rPr>
          <w:rFonts w:ascii="Times New Roman" w:hAnsi="Times New Roman" w:cs="Times New Roman"/>
          <w:sz w:val="24"/>
          <w:szCs w:val="24"/>
        </w:rPr>
        <w:t>3.400,00 + IOF</w:t>
      </w:r>
      <w:r w:rsidR="002711C3">
        <w:rPr>
          <w:rFonts w:ascii="Times New Roman" w:hAnsi="Times New Roman" w:cs="Times New Roman"/>
          <w:sz w:val="24"/>
          <w:szCs w:val="24"/>
        </w:rPr>
        <w:t>.</w:t>
      </w:r>
    </w:p>
    <w:p w14:paraId="325ED955" w14:textId="7B24CB47" w:rsidR="00805F76" w:rsidRPr="00805F76" w:rsidDel="00FF5159" w:rsidRDefault="00805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114" w:author="Douglas Souza" w:date="2024-10-20T16:20:00Z">
            <w:rPr/>
          </w:rPrChange>
        </w:rPr>
        <w:pPrChange w:id="117" w:author="Douglas Souza [2]" w:date="2026-09-05T16:54:00Z" w16du:dateUtc="2026-09-05T19:54:00Z">
          <w:pPr>
            <w:jc w:val="both"/>
          </w:pPr>
        </w:pPrChange>
      </w:pPr>
      <w:r w:rsidRPr="00805F76">
        <w:rPr>
          <w:rFonts w:ascii="Times New Roman" w:hAnsi="Times New Roman" w:cs="Times New Roman"/>
          <w:sz w:val="24"/>
          <w:szCs w:val="24"/>
          <w:rPrChange w:id="119" w:author="Douglas Souza" w:date="2024-10-20T16:20:00Z">
            <w:rPr/>
          </w:rPrChange>
        </w:rPr>
        <w:t>Pode ficar tranquilo que nós, da PRIME ASSESSORIA IMOBILIÁRIA não c</w:t>
      </w:r>
      <w:r w:rsidRPr="00805F76">
        <w:rPr>
          <w:rFonts w:ascii="Times New Roman" w:hAnsi="Times New Roman" w:cs="Times New Roman"/>
          <w:sz w:val="24"/>
          <w:szCs w:val="24"/>
          <w:rPrChange w:id="121" w:author="Douglas Souza" w:date="2024-10-20T16:20:00Z">
            <w:rPr/>
          </w:rPrChange>
        </w:rPr>
        <w:t>obramos pela nossa assessoria. Somos credenciados</w:t>
      </w:r>
      <w:r w:rsidRPr="00805F76">
        <w:rPr>
          <w:rFonts w:ascii="Times New Roman" w:hAnsi="Times New Roman" w:cs="Times New Roman"/>
          <w:sz w:val="24"/>
          <w:szCs w:val="24"/>
          <w:rPrChange w:id="123" w:author="Douglas Souza" w:date="2024-10-20T16:20:00Z">
            <w:rPr/>
          </w:rPrChange>
        </w:rPr>
        <w:t>,</w:t>
      </w:r>
      <w:r w:rsidRPr="00805F76">
        <w:rPr>
          <w:rFonts w:ascii="Times New Roman" w:hAnsi="Times New Roman" w:cs="Times New Roman"/>
          <w:sz w:val="24"/>
          <w:szCs w:val="24"/>
          <w:rPrChange w:id="125" w:author="Douglas Souza" w:date="2024-10-20T16:20:00Z">
            <w:rPr/>
          </w:rPrChange>
        </w:rPr>
        <w:t xml:space="preserve"> </w:t>
      </w:r>
      <w:r w:rsidRPr="00805F76">
        <w:rPr>
          <w:rFonts w:ascii="Times New Roman" w:hAnsi="Times New Roman" w:cs="Times New Roman"/>
          <w:sz w:val="24"/>
          <w:szCs w:val="24"/>
          <w:rPrChange w:id="127" w:author="Douglas Souza" w:date="2024-10-20T16:20:00Z">
            <w:rPr/>
          </w:rPrChange>
        </w:rPr>
        <w:t>juntamente à sua instituição financeira escolhida</w:t>
      </w:r>
      <w:r w:rsidRPr="00805F76">
        <w:rPr>
          <w:rFonts w:ascii="Times New Roman" w:hAnsi="Times New Roman" w:cs="Times New Roman"/>
          <w:sz w:val="24"/>
          <w:szCs w:val="24"/>
          <w:rPrChange w:id="129" w:author="Douglas Souza" w:date="2024-10-20T16:20:00Z">
            <w:rPr/>
          </w:rPrChange>
        </w:rPr>
        <w:t>,</w:t>
      </w:r>
      <w:r w:rsidRPr="00805F76">
        <w:rPr>
          <w:rFonts w:ascii="Times New Roman" w:hAnsi="Times New Roman" w:cs="Times New Roman"/>
          <w:sz w:val="24"/>
          <w:szCs w:val="24"/>
          <w:rPrChange w:id="131" w:author="Douglas Souza" w:date="2024-10-20T16:20:00Z">
            <w:rPr/>
          </w:rPrChange>
        </w:rPr>
        <w:t xml:space="preserve"> como Correspondentes Bancários. Seu processo </w:t>
      </w:r>
      <w:r w:rsidRPr="00805F76">
        <w:rPr>
          <w:rFonts w:ascii="Times New Roman" w:hAnsi="Times New Roman" w:cs="Times New Roman"/>
          <w:sz w:val="24"/>
          <w:szCs w:val="24"/>
          <w:rPrChange w:id="133" w:author="Douglas Souza" w:date="2024-10-20T16:20:00Z">
            <w:rPr/>
          </w:rPrChange>
        </w:rPr>
        <w:t xml:space="preserve">de financiamento será feito na íntegra pelo nosso time sem custo </w:t>
      </w:r>
      <w:r w:rsidRPr="00805F76">
        <w:rPr>
          <w:rFonts w:ascii="Times New Roman" w:hAnsi="Times New Roman" w:cs="Times New Roman"/>
          <w:sz w:val="24"/>
          <w:szCs w:val="24"/>
          <w:rPrChange w:id="135" w:author="Douglas Souza" w:date="2024-10-20T16:20:00Z">
            <w:rPr/>
          </w:rPrChange>
        </w:rPr>
        <w:t xml:space="preserve">adicional </w:t>
      </w:r>
      <w:r w:rsidRPr="00805F76">
        <w:rPr>
          <w:rFonts w:ascii="Times New Roman" w:hAnsi="Times New Roman" w:cs="Times New Roman"/>
          <w:sz w:val="24"/>
          <w:szCs w:val="24"/>
          <w:rPrChange w:id="137" w:author="Douglas Souza" w:date="2024-10-20T16:20:00Z">
            <w:rPr/>
          </w:rPrChange>
        </w:rPr>
        <w:t xml:space="preserve">nenhum e sem nenhuma </w:t>
      </w:r>
      <w:r w:rsidR="003D03F6">
        <w:rPr>
          <w:rFonts w:ascii="Times New Roman" w:hAnsi="Times New Roman" w:cs="Times New Roman"/>
          <w:sz w:val="24"/>
          <w:szCs w:val="24"/>
        </w:rPr>
        <w:t>diferença</w:t>
      </w:r>
      <w:r w:rsidRPr="00805F76">
        <w:rPr>
          <w:rFonts w:ascii="Times New Roman" w:hAnsi="Times New Roman" w:cs="Times New Roman"/>
          <w:sz w:val="24"/>
          <w:szCs w:val="24"/>
          <w:rPrChange w:id="142" w:author="Douglas Souza" w:date="2024-10-20T16:20:00Z">
            <w:rPr/>
          </w:rPrChange>
        </w:rPr>
        <w:t xml:space="preserve"> </w:t>
      </w:r>
      <w:r w:rsidR="003D03F6">
        <w:rPr>
          <w:rFonts w:ascii="Times New Roman" w:hAnsi="Times New Roman" w:cs="Times New Roman"/>
          <w:sz w:val="24"/>
          <w:szCs w:val="24"/>
        </w:rPr>
        <w:t>em nenhuma das condições</w:t>
      </w:r>
      <w:r w:rsidRPr="00805F76">
        <w:rPr>
          <w:rFonts w:ascii="Times New Roman" w:hAnsi="Times New Roman" w:cs="Times New Roman"/>
          <w:sz w:val="24"/>
          <w:szCs w:val="24"/>
          <w:rPrChange w:id="147" w:author="Douglas Souza" w:date="2024-10-20T16:20:00Z">
            <w:rPr/>
          </w:rPrChange>
        </w:rPr>
        <w:t>.</w:t>
      </w:r>
    </w:p>
    <w:p w14:paraId="23F031F1" w14:textId="357CC267" w:rsidR="00805F76" w:rsidDel="00FF5159" w:rsidRDefault="00805F76">
      <w:pPr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  <w:pPrChange w:id="149" w:author="Douglas Souza [2]" w:date="2026-09-05T16:54:00Z" w16du:dateUtc="2026-09-05T19:54:00Z">
          <w:pPr>
            <w:pStyle w:val="SemEspaamento"/>
            <w:spacing w:line="360" w:lineRule="auto"/>
            <w:ind w:firstLine="1980"/>
            <w:jc w:val="center"/>
          </w:pPr>
        </w:pPrChange>
      </w:pPr>
    </w:p>
    <w:p w14:paraId="60629891" w14:textId="7E316C76" w:rsidR="00CF2265" w:rsidRPr="00805F76" w:rsidDel="002711C3" w:rsidRDefault="00CF226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151" w:author="Douglas Souza" w:date="2024-10-20T16:20:00Z">
            <w:rPr/>
          </w:rPrChange>
        </w:rPr>
        <w:pPrChange w:id="153" w:author="Douglas Souza [2]" w:date="2026-09-05T16:54:00Z" w16du:dateUtc="2026-09-05T19:54:00Z">
          <w:pPr/>
        </w:pPrChange>
      </w:pPr>
    </w:p>
    <w:p w14:paraId="18EED34F" w14:textId="55AA6621" w:rsidR="00A3109A" w:rsidDel="002711C3" w:rsidRDefault="0044562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  <w:pPrChange w:id="155" w:author="Douglas Souza [2]" w:date="2026-09-05T16:54:00Z" w16du:dateUtc="2026-09-05T19:54:00Z">
          <w:pPr/>
        </w:pPrChange>
      </w:pPr>
    </w:p>
    <w:p w14:paraId="5302064A" w14:textId="0E0E33DC" w:rsidR="0033060D" w:rsidRPr="00805F76" w:rsidDel="002711C3" w:rsidRDefault="000749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160" w:author="Douglas Souza" w:date="2024-10-20T16:20:00Z">
            <w:rPr/>
          </w:rPrChange>
        </w:rPr>
        <w:pPrChange w:id="162" w:author="Douglas Souza [2]" w:date="2026-09-05T16:54:00Z" w16du:dateUtc="2026-09-05T19:54:00Z">
          <w:pPr>
            <w:pStyle w:val="SemEspaamento"/>
          </w:pPr>
        </w:pPrChange>
      </w:pPr>
    </w:p>
    <w:p w14:paraId="6B897223" w14:textId="69B2B8A8" w:rsidR="0007498F" w:rsidRPr="00805F76" w:rsidDel="002711C3" w:rsidRDefault="0044562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167" w:author="Douglas Souza" w:date="2024-10-20T16:20:00Z">
            <w:rPr/>
          </w:rPrChange>
        </w:rPr>
        <w:pPrChange w:id="170" w:author="Douglas Souza [2]" w:date="2026-09-05T16:54:00Z" w16du:dateUtc="2026-09-05T19:54:00Z">
          <w:pPr>
            <w:pStyle w:val="SemEspaamento"/>
          </w:pPr>
        </w:pPrChange>
      </w:pPr>
    </w:p>
    <w:p w14:paraId="06172201" w14:textId="32930575" w:rsidR="00445627" w:rsidDel="003D03F6" w:rsidRDefault="000749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  <w:pPrChange w:id="182" w:author="Douglas Souza [2]" w:date="2026-09-05T16:54:00Z" w16du:dateUtc="2026-09-05T19:54:00Z">
          <w:pPr>
            <w:pStyle w:val="SemEspaamento"/>
            <w:ind w:firstLine="1980"/>
          </w:pPr>
        </w:pPrChange>
      </w:pPr>
    </w:p>
    <w:p w14:paraId="657AFDD7" w14:textId="261B91DF" w:rsidR="000111F6" w:rsidRPr="00805F76" w:rsidDel="0007498F" w:rsidRDefault="003D03F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197" w:author="Douglas Souza" w:date="2024-10-20T16:20:00Z">
            <w:rPr/>
          </w:rPrChange>
        </w:rPr>
        <w:pPrChange w:id="199" w:author="Douglas Souza [2]" w:date="2026-09-05T16:54:00Z" w16du:dateUtc="2026-09-05T19:54:00Z">
          <w:pPr>
            <w:pStyle w:val="SemEspaamento"/>
          </w:pPr>
        </w:pPrChange>
      </w:pPr>
    </w:p>
    <w:p w14:paraId="517C454C" w14:textId="1B3A418A" w:rsidR="0033060D" w:rsidRPr="00805F76" w:rsidDel="002711C3" w:rsidRDefault="003306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214" w:author="Douglas Souza" w:date="2024-10-20T16:20:00Z">
            <w:rPr/>
          </w:rPrChange>
        </w:rPr>
        <w:pPrChange w:id="216" w:author="Douglas Souza [2]" w:date="2026-09-05T16:54:00Z" w16du:dateUtc="2026-09-05T19:54:00Z">
          <w:pPr>
            <w:pStyle w:val="SemEspaamento"/>
          </w:pPr>
        </w:pPrChange>
      </w:pPr>
    </w:p>
    <w:p w14:paraId="7BF413F5" w14:textId="0448DBF8" w:rsidR="0007498F" w:rsidRPr="00805F76" w:rsidDel="002711C3" w:rsidRDefault="003306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218" w:author="Douglas Souza" w:date="2024-10-20T16:20:00Z">
            <w:rPr/>
          </w:rPrChange>
        </w:rPr>
        <w:pPrChange w:id="220" w:author="Douglas Souza [2]" w:date="2026-09-05T16:54:00Z" w16du:dateUtc="2026-09-05T19:54:00Z">
          <w:pPr>
            <w:pStyle w:val="SemEspaamento"/>
          </w:pPr>
        </w:pPrChange>
      </w:pPr>
    </w:p>
    <w:p w14:paraId="64BD745B" w14:textId="5B1D5479" w:rsidR="000111F6" w:rsidRPr="00805F76" w:rsidDel="002711C3" w:rsidRDefault="0033060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225" w:author="Douglas Souza" w:date="2024-10-20T16:20:00Z">
            <w:rPr/>
          </w:rPrChange>
        </w:rPr>
        <w:pPrChange w:id="227" w:author="Douglas Souza [2]" w:date="2026-09-05T16:54:00Z" w16du:dateUtc="2026-09-05T19:54:00Z">
          <w:pPr>
            <w:pStyle w:val="SemEspaamento"/>
          </w:pPr>
        </w:pPrChange>
      </w:pPr>
    </w:p>
    <w:p w14:paraId="50E89B52" w14:textId="65187A72" w:rsidR="000E7C4E" w:rsidRPr="00805F76" w:rsidDel="002711C3" w:rsidRDefault="0044562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231" w:author="Douglas Souza" w:date="2024-10-20T16:20:00Z">
            <w:rPr/>
          </w:rPrChange>
        </w:rPr>
        <w:pPrChange w:id="233" w:author="Douglas Souza [2]" w:date="2026-09-05T16:54:00Z" w16du:dateUtc="2026-09-05T19:54:00Z">
          <w:pPr>
            <w:pStyle w:val="SemEspaamento"/>
          </w:pPr>
        </w:pPrChange>
      </w:pPr>
    </w:p>
    <w:p w14:paraId="77634BD3" w14:textId="1C2FB483" w:rsidR="00CE483C" w:rsidDel="003D03F6" w:rsidRDefault="00333C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  <w:pPrChange w:id="244" w:author="Douglas Souza [2]" w:date="2026-09-05T16:54:00Z" w16du:dateUtc="2026-09-05T19:54:00Z">
          <w:pPr>
            <w:pStyle w:val="SemEspaamento"/>
            <w:ind w:firstLine="1980"/>
          </w:pPr>
        </w:pPrChange>
      </w:pPr>
    </w:p>
    <w:p w14:paraId="145DF16E" w14:textId="45676E25" w:rsidR="00420191" w:rsidRPr="00805F76" w:rsidDel="002711C3" w:rsidRDefault="0042019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251" w:author="Douglas Souza" w:date="2024-10-20T16:20:00Z">
            <w:rPr/>
          </w:rPrChange>
        </w:rPr>
        <w:pPrChange w:id="254" w:author="Douglas Souza [2]" w:date="2026-09-05T16:54:00Z" w16du:dateUtc="2026-09-05T19:54:00Z">
          <w:pPr>
            <w:pStyle w:val="SemEspaamento"/>
          </w:pPr>
        </w:pPrChange>
      </w:pPr>
    </w:p>
    <w:p w14:paraId="351FDFFF" w14:textId="2BF95BCE" w:rsidR="00333CB4" w:rsidRPr="00805F76" w:rsidDel="002711C3" w:rsidRDefault="00333C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256" w:author="Douglas Souza" w:date="2024-10-20T16:20:00Z">
            <w:rPr/>
          </w:rPrChange>
        </w:rPr>
        <w:pPrChange w:id="258" w:author="Douglas Souza [2]" w:date="2026-09-05T16:54:00Z" w16du:dateUtc="2026-09-05T19:54:00Z">
          <w:pPr>
            <w:pStyle w:val="SemEspaamento"/>
          </w:pPr>
        </w:pPrChange>
      </w:pPr>
    </w:p>
    <w:p w14:paraId="7F9A886B" w14:textId="16D035C4" w:rsidR="0007498F" w:rsidRPr="00805F76" w:rsidDel="002711C3" w:rsidRDefault="000749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261" w:author="Douglas Souza" w:date="2024-10-20T16:20:00Z">
            <w:rPr/>
          </w:rPrChange>
        </w:rPr>
        <w:pPrChange w:id="264" w:author="Douglas Souza [2]" w:date="2026-09-05T16:54:00Z" w16du:dateUtc="2026-09-05T19:54:00Z">
          <w:pPr>
            <w:pStyle w:val="SemEspaamento"/>
            <w:ind w:firstLine="1530"/>
          </w:pPr>
        </w:pPrChange>
      </w:pPr>
    </w:p>
    <w:p w14:paraId="20A1D1A7" w14:textId="3D669482" w:rsidR="0007498F" w:rsidRPr="00805F76" w:rsidDel="002711C3" w:rsidRDefault="0044562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278" w:author="Douglas Souza" w:date="2024-10-20T16:20:00Z">
            <w:rPr/>
          </w:rPrChange>
        </w:rPr>
        <w:pPrChange w:id="281" w:author="Douglas Souza [2]" w:date="2026-09-05T16:54:00Z" w16du:dateUtc="2026-09-05T19:54:00Z">
          <w:pPr>
            <w:pStyle w:val="SemEspaamento"/>
            <w:ind w:firstLine="1530"/>
          </w:pPr>
        </w:pPrChange>
      </w:pPr>
    </w:p>
    <w:p w14:paraId="01E9ED80" w14:textId="5BF0E562" w:rsidR="003D03F6" w:rsidRPr="00805F76" w:rsidDel="003D03F6" w:rsidRDefault="00333C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288" w:author="Douglas Souza" w:date="2024-10-20T16:20:00Z">
            <w:rPr/>
          </w:rPrChange>
        </w:rPr>
        <w:pPrChange w:id="290" w:author="Douglas Souza [2]" w:date="2026-09-05T16:54:00Z" w16du:dateUtc="2026-09-05T19:54:00Z">
          <w:pPr>
            <w:pStyle w:val="SemEspaamento"/>
          </w:pPr>
        </w:pPrChange>
      </w:pPr>
    </w:p>
    <w:p w14:paraId="6C7248AC" w14:textId="2C4F719A" w:rsidR="003E3162" w:rsidRPr="00805F76" w:rsidDel="002711C3" w:rsidRDefault="00CE483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295" w:author="Douglas Souza" w:date="2024-10-20T16:20:00Z">
            <w:rPr/>
          </w:rPrChange>
        </w:rPr>
        <w:pPrChange w:id="297" w:author="Douglas Souza [2]" w:date="2026-09-05T16:54:00Z" w16du:dateUtc="2026-09-05T19:54:00Z">
          <w:pPr>
            <w:pStyle w:val="SemEspaamento"/>
          </w:pPr>
        </w:pPrChange>
      </w:pPr>
    </w:p>
    <w:p w14:paraId="2244DE0A" w14:textId="73CE25DD" w:rsidR="0007498F" w:rsidRPr="00805F76" w:rsidDel="002711C3" w:rsidRDefault="003E316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319" w:author="Douglas Souza" w:date="2024-10-20T16:20:00Z">
            <w:rPr/>
          </w:rPrChange>
        </w:rPr>
        <w:pPrChange w:id="322" w:author="Douglas Souza [2]" w:date="2026-09-05T16:54:00Z" w16du:dateUtc="2026-09-05T19:54:00Z">
          <w:pPr>
            <w:pStyle w:val="SemEspaamento"/>
            <w:ind w:firstLine="1530"/>
          </w:pPr>
        </w:pPrChange>
      </w:pPr>
    </w:p>
    <w:p w14:paraId="3889A1B5" w14:textId="26980EEE" w:rsidR="00CE483C" w:rsidDel="003D03F6" w:rsidRDefault="00333C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  <w:pPrChange w:id="334" w:author="Douglas Souza [2]" w:date="2026-09-05T16:54:00Z" w16du:dateUtc="2026-09-05T19:54:00Z">
          <w:pPr>
            <w:pStyle w:val="SemEspaamento"/>
            <w:ind w:firstLine="1980"/>
          </w:pPr>
        </w:pPrChange>
      </w:pPr>
    </w:p>
    <w:p w14:paraId="785F5941" w14:textId="1BB99FCD" w:rsidR="00CE483C" w:rsidRPr="00805F76" w:rsidDel="00FB0CCA" w:rsidRDefault="00CE483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343" w:author="Douglas Souza" w:date="2024-10-20T16:20:00Z">
            <w:rPr/>
          </w:rPrChange>
        </w:rPr>
        <w:pPrChange w:id="345" w:author="Douglas Souza [2]" w:date="2026-09-05T16:54:00Z" w16du:dateUtc="2026-09-05T19:54:00Z">
          <w:pPr>
            <w:pStyle w:val="SemEspaamento"/>
          </w:pPr>
        </w:pPrChange>
      </w:pPr>
    </w:p>
    <w:p w14:paraId="5D9D2AD5" w14:textId="31BAA9A1" w:rsidR="00CE483C" w:rsidRPr="00805F76" w:rsidDel="003D03F6" w:rsidRDefault="00CE483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355" w:author="Douglas Souza" w:date="2024-10-20T16:20:00Z">
            <w:rPr/>
          </w:rPrChange>
        </w:rPr>
        <w:pPrChange w:id="357" w:author="Douglas Souza [2]" w:date="2026-09-05T16:54:00Z" w16du:dateUtc="2026-09-05T19:54:00Z">
          <w:pPr>
            <w:pStyle w:val="SemEspaamento"/>
          </w:pPr>
        </w:pPrChange>
      </w:pPr>
    </w:p>
    <w:p w14:paraId="129F2E1A" w14:textId="2CCB6682" w:rsidR="0007498F" w:rsidRPr="00805F76" w:rsidDel="003D03F6" w:rsidRDefault="00333C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364" w:author="Douglas Souza" w:date="2024-10-20T16:20:00Z">
            <w:rPr/>
          </w:rPrChange>
        </w:rPr>
        <w:pPrChange w:id="367" w:author="Douglas Souza [2]" w:date="2026-09-05T16:54:00Z" w16du:dateUtc="2026-09-05T19:54:00Z">
          <w:pPr>
            <w:pStyle w:val="SemEspaamento"/>
            <w:ind w:firstLine="1530"/>
          </w:pPr>
        </w:pPrChange>
      </w:pPr>
    </w:p>
    <w:p w14:paraId="5AE771EC" w14:textId="184FD7A6" w:rsidR="00CF2265" w:rsidRPr="00805F76" w:rsidDel="00FB0CCA" w:rsidRDefault="000C28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373" w:author="Douglas Souza" w:date="2024-10-20T16:20:00Z">
            <w:rPr/>
          </w:rPrChange>
        </w:rPr>
        <w:pPrChange w:id="375" w:author="Douglas Souza [2]" w:date="2026-09-05T16:54:00Z" w16du:dateUtc="2026-09-05T19:54:00Z">
          <w:pPr>
            <w:pStyle w:val="SemEspaamento"/>
          </w:pPr>
        </w:pPrChange>
      </w:pPr>
    </w:p>
    <w:p w14:paraId="4CAC1D00" w14:textId="77777777" w:rsidR="00FF5159" w:rsidRDefault="008F7870">
      <w:p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  <w:pPrChange w:id="382" w:author="Douglas Souza [2]" w:date="2026-09-05T16:54:00Z" w16du:dateUtc="2026-09-05T19:54:00Z">
          <w:pPr/>
        </w:pPrChange>
      </w:pPr>
    </w:p>
    <w:p w14:paraId="23B8D25D" w14:textId="7AB6AA31" w:rsidR="009625C3" w:rsidRPr="00805F76" w:rsidDel="0007498F" w:rsidRDefault="008F7870">
      <w:p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rPrChange w:id="388" w:author="Douglas Souza" w:date="2024-10-20T16:20:00Z">
            <w:rPr>
              <w:b/>
              <w:bCs/>
              <w:i/>
              <w:iCs/>
              <w:sz w:val="20"/>
              <w:szCs w:val="20"/>
            </w:rPr>
          </w:rPrChange>
        </w:rPr>
        <w:pPrChange w:id="390" w:author="Douglas Souza [2]" w:date="2026-09-05T16:54:00Z" w16du:dateUtc="2026-09-05T19:54:00Z">
          <w:pPr>
            <w:pStyle w:val="SemEspaamento"/>
            <w:jc w:val="center"/>
          </w:pPr>
        </w:pPrChange>
      </w:pPr>
      <w:r w:rsidRPr="00805F76">
        <w:rPr>
          <w:rFonts w:ascii="Times New Roman" w:hAnsi="Times New Roman" w:cs="Times New Roman"/>
          <w:b/>
          <w:bCs/>
          <w:i/>
          <w:iCs/>
          <w:sz w:val="24"/>
          <w:szCs w:val="24"/>
          <w:rPrChange w:id="391" w:author="Douglas Souza" w:date="2024-10-20T16:20:00Z">
            <w:rPr>
              <w:b/>
              <w:bCs/>
              <w:i/>
              <w:iCs/>
              <w:sz w:val="20"/>
              <w:szCs w:val="20"/>
            </w:rPr>
          </w:rPrChange>
        </w:rPr>
        <w:t xml:space="preserve">                       </w:t>
      </w:r>
    </w:p>
    <w:p w14:paraId="12CA0CBC" w14:textId="77777777" w:rsidR="00CF6E6C" w:rsidRPr="00805F76" w:rsidRDefault="00CF6E6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rPrChange w:id="397" w:author="Douglas Souza" w:date="2024-10-20T16:20:00Z">
            <w:rPr>
              <w:b/>
              <w:bCs/>
            </w:rPr>
          </w:rPrChange>
        </w:rPr>
        <w:pPrChange w:id="398" w:author="Douglas Souza [2]" w:date="2026-09-05T16:54:00Z" w16du:dateUtc="2026-09-05T19:54:00Z">
          <w:pPr/>
        </w:pPrChange>
      </w:pPr>
    </w:p>
    <w:p w14:paraId="03BC4458" w14:textId="6D9EBA44" w:rsidR="00CF6E6C" w:rsidDel="00FF5159" w:rsidRDefault="0044562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05F76">
        <w:rPr>
          <w:rFonts w:ascii="Times New Roman" w:hAnsi="Times New Roman" w:cs="Times New Roman"/>
          <w:b/>
          <w:bCs/>
          <w:sz w:val="24"/>
          <w:szCs w:val="24"/>
          <w:rPrChange w:id="400" w:author="Douglas Souza" w:date="2024-10-20T16:20:00Z">
            <w:rPr>
              <w:b/>
              <w:bCs/>
            </w:rPr>
          </w:rPrChange>
        </w:rPr>
        <w:t xml:space="preserve">SOBRE A SIMULAÇÃO: </w:t>
      </w:r>
    </w:p>
    <w:p w14:paraId="507089E6" w14:textId="77777777" w:rsidR="00FF5159" w:rsidRDefault="00FF5159" w:rsidP="00CE50E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4741947" w14:textId="7D2A4D86" w:rsidR="003D292F" w:rsidRPr="00805F76" w:rsidDel="00910E34" w:rsidRDefault="00910E3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403" w:author="Douglas Souza" w:date="2024-10-20T16:20:00Z">
            <w:rPr/>
          </w:rPrChange>
        </w:rPr>
        <w:pPrChange w:id="405" w:author="Douglas Souza [2]" w:date="2026-09-05T16:54:00Z" w16du:dateUtc="2026-09-05T19:54:00Z">
          <w:pPr>
            <w:jc w:val="both"/>
          </w:pPr>
        </w:pPrChange>
      </w:pPr>
      <w:r w:rsidRPr="00805F76">
        <w:rPr>
          <w:rFonts w:ascii="Times New Roman" w:hAnsi="Times New Roman" w:cs="Times New Roman"/>
          <w:sz w:val="24"/>
          <w:szCs w:val="24"/>
          <w:rPrChange w:id="411" w:author="Douglas Souza" w:date="2024-10-20T16:20:00Z">
            <w:rPr/>
          </w:rPrChange>
        </w:rPr>
        <w:t>A evolução financeira do contrato apresentada é apenas uma simulação. A taxa de juros é apenas indicativa e possuirá validad</w:t>
      </w:r>
      <w:r w:rsidR="002711C3">
        <w:rPr>
          <w:rFonts w:ascii="Times New Roman" w:hAnsi="Times New Roman" w:cs="Times New Roman"/>
          <w:sz w:val="24"/>
          <w:szCs w:val="24"/>
        </w:rPr>
        <w:t>e de 60 dias</w:t>
      </w:r>
      <w:r w:rsidR="002711C3">
        <w:rPr>
          <w:rFonts w:ascii="Times New Roman" w:hAnsi="Times New Roman" w:cs="Times New Roman"/>
          <w:sz w:val="24"/>
          <w:szCs w:val="24"/>
        </w:rPr>
        <w:t>,</w:t>
      </w:r>
      <w:r w:rsidRPr="00805F76">
        <w:rPr>
          <w:rFonts w:ascii="Times New Roman" w:hAnsi="Times New Roman" w:cs="Times New Roman"/>
          <w:sz w:val="24"/>
          <w:szCs w:val="24"/>
          <w:rPrChange w:id="431" w:author="Douglas Souza" w:date="2024-10-20T16:20:00Z">
            <w:rPr/>
          </w:rPrChange>
        </w:rPr>
        <w:t xml:space="preserve"> porém, a referida taxa, assim como as demais condições previamente apresentadas, poderão sofrer alterações até a efetiva emissão do contrato ou até mesmo antes do prazo de validade da proposta, isso porque as condições da operação, incluindo, mas sem limitar, os valores de seguros, as parcelas e as taxas, estão sujeitas a </w:t>
      </w:r>
      <w:r w:rsidRPr="00805F76">
        <w:rPr>
          <w:rFonts w:ascii="Times New Roman" w:hAnsi="Times New Roman" w:cs="Times New Roman"/>
          <w:sz w:val="24"/>
          <w:szCs w:val="24"/>
          <w:rPrChange w:id="432" w:author="Douglas Souza" w:date="2024-10-20T16:20:00Z">
            <w:rPr/>
          </w:rPrChange>
        </w:rPr>
        <w:lastRenderedPageBreak/>
        <w:t>alterações decorrentes da análise de crédito, da garantia, do cadastro e do enquadramento da operação e dos seguros. Os resultados obtidos na simulação são meramente referenciais e baseados nas datas e informações nele inseridas, podendo haver modificações no resultado do caso concreto, caso haja alteração destes dados quando da efetiva contratação.</w:t>
      </w:r>
    </w:p>
    <w:p w14:paraId="2B1B5E0D" w14:textId="77777777" w:rsidR="00910E34" w:rsidRPr="00805F76" w:rsidRDefault="00910E3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444" w:author="Douglas Souza" w:date="2024-10-20T16:20:00Z">
            <w:rPr/>
          </w:rPrChange>
        </w:rPr>
        <w:pPrChange w:id="446" w:author="Douglas Souza [2]" w:date="2026-09-05T16:54:00Z" w16du:dateUtc="2026-09-05T19:54:00Z">
          <w:pPr>
            <w:jc w:val="both"/>
          </w:pPr>
        </w:pPrChange>
      </w:pPr>
    </w:p>
    <w:p w14:paraId="63F52B24" w14:textId="77777777" w:rsidR="008F7870" w:rsidRDefault="008F787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  <w:pPrChange w:id="448" w:author="Douglas Souza [2]" w:date="2026-09-05T16:54:00Z" w16du:dateUtc="2026-09-05T19:54:00Z">
          <w:pPr>
            <w:jc w:val="both"/>
          </w:pPr>
        </w:pPrChange>
      </w:pPr>
    </w:p>
    <w:p w14:paraId="57018E0E" w14:textId="77777777" w:rsidR="003A2578" w:rsidRDefault="003A257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  <w:pPrChange w:id="450" w:author="Douglas Souza [2]" w:date="2026-09-05T16:54:00Z" w16du:dateUtc="2026-09-05T19:54:00Z">
          <w:pPr/>
        </w:pPrChange>
      </w:pPr>
      <w:r>
        <w:rPr>
          <w:rFonts w:ascii="Times New Roman" w:hAnsi="Times New Roman" w:cs="Times New Roman"/>
          <w:b/>
          <w:bCs/>
          <w:sz w:val="24"/>
          <w:szCs w:val="24"/>
        </w:rPr>
        <w:t>QUAIS AS ETAPAS DO PROCESSO?</w:t>
      </w:r>
    </w:p>
    <w:p w14:paraId="4852C861" w14:textId="12FD2CC2" w:rsidR="003A2578" w:rsidRDefault="00BF3F0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  <w:pPrChange w:id="453" w:author="Douglas Souza [2]" w:date="2026-09-05T16:54:00Z" w16du:dateUtc="2026-09-05T19:54:00Z">
          <w:pPr>
            <w:jc w:val="both"/>
          </w:pPr>
        </w:pPrChange>
      </w:pPr>
      <w:r w:rsidRPr="00805F76">
        <w:rPr>
          <w:rFonts w:ascii="Times New Roman" w:hAnsi="Times New Roman" w:cs="Times New Roman"/>
          <w:noProof/>
          <w:sz w:val="24"/>
          <w:szCs w:val="24"/>
          <w:rPrChange w:id="455" w:author="Douglas Souza" w:date="2024-10-20T16:20:00Z">
            <w:rPr>
              <w:noProof/>
            </w:rPr>
          </w:rPrChange>
        </w:rPr>
        <w:drawing>
          <wp:anchor distT="0" distB="0" distL="114300" distR="114300" simplePos="0" relativeHeight="251703808" behindDoc="0" locked="0" layoutInCell="1" allowOverlap="1" wp14:anchorId="2320C969" wp14:editId="7D44265F">
            <wp:simplePos x="0" y="0"/>
            <wp:positionH relativeFrom="column">
              <wp:posOffset>-15240</wp:posOffset>
            </wp:positionH>
            <wp:positionV relativeFrom="paragraph">
              <wp:posOffset>48895</wp:posOffset>
            </wp:positionV>
            <wp:extent cx="1374140" cy="1722120"/>
            <wp:effectExtent l="0" t="0" r="0" b="0"/>
            <wp:wrapSquare wrapText="bothSides"/>
            <wp:docPr id="1138631333" name="Imagem 1138631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4140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2578" w:rsidRPr="00283573">
        <w:rPr>
          <w:rFonts w:ascii="Times New Roman" w:hAnsi="Times New Roman" w:cs="Times New Roman"/>
          <w:sz w:val="24"/>
          <w:szCs w:val="24"/>
        </w:rPr>
        <w:t xml:space="preserve">A </w:t>
      </w:r>
      <w:r w:rsidR="003A2578">
        <w:rPr>
          <w:rFonts w:ascii="Times New Roman" w:hAnsi="Times New Roman" w:cs="Times New Roman"/>
          <w:sz w:val="24"/>
          <w:szCs w:val="24"/>
        </w:rPr>
        <w:t>primeira etapa do processo é reunir a documentação e formulários para início do processo</w:t>
      </w:r>
      <w:r w:rsidR="003A2578">
        <w:rPr>
          <w:rFonts w:ascii="Times New Roman" w:hAnsi="Times New Roman" w:cs="Times New Roman"/>
          <w:sz w:val="24"/>
          <w:szCs w:val="24"/>
        </w:rPr>
        <w:t xml:space="preserve">, onde haverá uma primeira análise em cima desses documentos. Posteriormente será feita a análise do imóvel, a famosa </w:t>
      </w:r>
      <w:r w:rsidR="003A2578" w:rsidRPr="00477240">
        <w:rPr>
          <w:rFonts w:ascii="Times New Roman" w:hAnsi="Times New Roman" w:cs="Times New Roman"/>
          <w:sz w:val="24"/>
          <w:szCs w:val="24"/>
          <w:u w:val="single"/>
          <w:rPrChange w:id="458" w:author="Douglas Souza [2]" w:date="2026-09-05T16:22:00Z" w16du:dateUtc="2026-09-05T19:22:00Z">
            <w:rPr>
              <w:rFonts w:ascii="Times New Roman" w:hAnsi="Times New Roman" w:cs="Times New Roman"/>
              <w:sz w:val="24"/>
              <w:szCs w:val="24"/>
            </w:rPr>
          </w:rPrChange>
        </w:rPr>
        <w:t>VISTORIA</w:t>
      </w:r>
      <w:r w:rsidR="003A2578">
        <w:rPr>
          <w:rFonts w:ascii="Times New Roman" w:hAnsi="Times New Roman" w:cs="Times New Roman"/>
          <w:sz w:val="24"/>
          <w:szCs w:val="24"/>
        </w:rPr>
        <w:t xml:space="preserve"> e a devida anexação do laudo de vistoria em sistema</w:t>
      </w:r>
      <w:r w:rsidR="00FB0CCA">
        <w:rPr>
          <w:rFonts w:ascii="Times New Roman" w:hAnsi="Times New Roman" w:cs="Times New Roman"/>
          <w:sz w:val="24"/>
          <w:szCs w:val="24"/>
        </w:rPr>
        <w:t xml:space="preserve"> (documento, o qual, que é sigiloso)</w:t>
      </w:r>
      <w:r w:rsidR="003A2578">
        <w:rPr>
          <w:rFonts w:ascii="Times New Roman" w:hAnsi="Times New Roman" w:cs="Times New Roman"/>
          <w:sz w:val="24"/>
          <w:szCs w:val="24"/>
        </w:rPr>
        <w:t xml:space="preserve">. Após o laudo de vistoria anexado, é iniciada a </w:t>
      </w:r>
      <w:r w:rsidR="003A2578" w:rsidRPr="00477240">
        <w:rPr>
          <w:rFonts w:ascii="Times New Roman" w:hAnsi="Times New Roman" w:cs="Times New Roman"/>
          <w:sz w:val="24"/>
          <w:szCs w:val="24"/>
          <w:u w:val="single"/>
          <w:rPrChange w:id="461" w:author="Douglas Souza [2]" w:date="2026-09-05T16:22:00Z" w16du:dateUtc="2026-09-05T19:22:00Z">
            <w:rPr>
              <w:rFonts w:ascii="Times New Roman" w:hAnsi="Times New Roman" w:cs="Times New Roman"/>
              <w:sz w:val="24"/>
              <w:szCs w:val="24"/>
            </w:rPr>
          </w:rPrChange>
        </w:rPr>
        <w:t>ANÁLISE JURÍDICA</w:t>
      </w:r>
      <w:r w:rsidR="003A2578">
        <w:rPr>
          <w:rFonts w:ascii="Times New Roman" w:hAnsi="Times New Roman" w:cs="Times New Roman"/>
          <w:sz w:val="24"/>
          <w:szCs w:val="24"/>
        </w:rPr>
        <w:t xml:space="preserve"> (ou Check List II)</w:t>
      </w:r>
      <w:r w:rsidR="003A2578">
        <w:rPr>
          <w:rFonts w:ascii="Times New Roman" w:hAnsi="Times New Roman" w:cs="Times New Roman"/>
          <w:sz w:val="24"/>
          <w:szCs w:val="24"/>
        </w:rPr>
        <w:t xml:space="preserve"> para uma análise pormenorizada e geral do processo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3A2578">
        <w:rPr>
          <w:rFonts w:ascii="Times New Roman" w:hAnsi="Times New Roman" w:cs="Times New Roman"/>
          <w:sz w:val="24"/>
          <w:szCs w:val="24"/>
        </w:rPr>
        <w:t>Após isso, o processo entrará na esteira de emissão e elaboração de minuta e posterior emissão do CONTRATO</w:t>
      </w:r>
      <w:r w:rsidR="006C2E9A">
        <w:rPr>
          <w:rFonts w:ascii="Times New Roman" w:hAnsi="Times New Roman" w:cs="Times New Roman"/>
          <w:sz w:val="24"/>
          <w:szCs w:val="24"/>
        </w:rPr>
        <w:t>.</w:t>
      </w:r>
      <w:r w:rsidR="006C2E9A" w:rsidRPr="0094564D">
        <w:rPr>
          <w:rFonts w:ascii="Times New Roman" w:hAnsi="Times New Roman" w:cs="Times New Roman"/>
          <w:sz w:val="24"/>
          <w:szCs w:val="24"/>
        </w:rPr>
        <w:t xml:space="preserve"> </w:t>
      </w:r>
      <w:r w:rsidR="006C2E9A">
        <w:rPr>
          <w:rFonts w:ascii="Times New Roman" w:hAnsi="Times New Roman" w:cs="Times New Roman"/>
          <w:sz w:val="24"/>
          <w:szCs w:val="24"/>
        </w:rPr>
        <w:t>Obs.: após o contrato retornar da fase de despachante, ele precisa ser devolvido para o gerente de conta do comprador para poder ser efetuado o pagamento.</w:t>
      </w:r>
    </w:p>
    <w:p w14:paraId="452F64BB" w14:textId="77777777" w:rsidR="003A2578" w:rsidRPr="00805F76" w:rsidRDefault="003A257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rPrChange w:id="469" w:author="Douglas Souza" w:date="2024-10-20T16:20:00Z">
            <w:rPr>
              <w:b/>
              <w:bCs/>
            </w:rPr>
          </w:rPrChange>
        </w:rPr>
        <w:pPrChange w:id="470" w:author="Douglas Souza [2]" w:date="2026-09-05T16:54:00Z" w16du:dateUtc="2026-09-05T19:54:00Z">
          <w:pPr>
            <w:jc w:val="both"/>
          </w:pPr>
        </w:pPrChange>
      </w:pPr>
    </w:p>
    <w:p w14:paraId="6B3CD46F" w14:textId="7B203075" w:rsidR="00445627" w:rsidRPr="00805F76" w:rsidDel="00FF5159" w:rsidRDefault="003D7C0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rPrChange w:id="473" w:author="Douglas Souza" w:date="2024-10-20T16:20:00Z">
            <w:rPr>
              <w:b/>
              <w:bCs/>
            </w:rPr>
          </w:rPrChange>
        </w:rPr>
        <w:pPrChange w:id="476" w:author="Douglas Souza [2]" w:date="2026-09-05T16:54:00Z" w16du:dateUtc="2026-09-05T19:54:00Z">
          <w:pPr>
            <w:jc w:val="both"/>
          </w:pPr>
        </w:pPrChange>
      </w:pPr>
    </w:p>
    <w:p w14:paraId="3BF1B211" w14:textId="15F4F2AC" w:rsidR="00910E34" w:rsidRPr="00805F76" w:rsidDel="00FF5159" w:rsidRDefault="00910E3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rPrChange w:id="483" w:author="Douglas Souza" w:date="2024-10-20T16:20:00Z">
            <w:rPr>
              <w:b/>
              <w:bCs/>
            </w:rPr>
          </w:rPrChange>
        </w:rPr>
        <w:pPrChange w:id="486" w:author="Douglas Souza [2]" w:date="2026-09-05T16:54:00Z" w16du:dateUtc="2026-09-05T19:54:00Z">
          <w:pPr>
            <w:jc w:val="both"/>
          </w:pPr>
        </w:pPrChange>
      </w:pPr>
    </w:p>
    <w:p w14:paraId="2A6B6970" w14:textId="4F5A2ED5" w:rsidR="00910E34" w:rsidRPr="00805F76" w:rsidDel="00FF5159" w:rsidRDefault="00910E3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497" w:author="Douglas Souza" w:date="2024-10-20T16:20:00Z">
            <w:rPr>
              <w:b/>
              <w:bCs/>
            </w:rPr>
          </w:rPrChange>
        </w:rPr>
        <w:pPrChange w:id="499" w:author="Douglas Souza [2]" w:date="2026-09-05T16:54:00Z" w16du:dateUtc="2026-09-05T19:54:00Z">
          <w:pPr>
            <w:jc w:val="both"/>
          </w:pPr>
        </w:pPrChange>
      </w:pPr>
    </w:p>
    <w:p w14:paraId="73E65621" w14:textId="550FD15B" w:rsidR="00CF1291" w:rsidRPr="00805F76" w:rsidDel="00FF5159" w:rsidRDefault="00CF1291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504" w:author="Douglas Souza" w:date="2024-10-20T16:20:00Z">
            <w:rPr/>
          </w:rPrChange>
        </w:rPr>
        <w:pPrChange w:id="506" w:author="Douglas Souza [2]" w:date="2026-09-05T16:54:00Z" w16du:dateUtc="2026-09-05T19:54:00Z">
          <w:pPr>
            <w:pStyle w:val="PargrafodaLista"/>
            <w:numPr>
              <w:numId w:val="1"/>
            </w:numPr>
            <w:ind w:hanging="360"/>
            <w:jc w:val="both"/>
          </w:pPr>
        </w:pPrChange>
      </w:pPr>
    </w:p>
    <w:p w14:paraId="66831E0E" w14:textId="074E3D51" w:rsidR="00CF1291" w:rsidRPr="00805F76" w:rsidDel="00FF5159" w:rsidRDefault="00CF1291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510" w:author="Douglas Souza" w:date="2024-10-20T16:20:00Z">
            <w:rPr/>
          </w:rPrChange>
        </w:rPr>
        <w:pPrChange w:id="512" w:author="Douglas Souza [2]" w:date="2026-09-05T16:54:00Z" w16du:dateUtc="2026-09-05T19:54:00Z">
          <w:pPr>
            <w:pStyle w:val="PargrafodaLista"/>
            <w:numPr>
              <w:numId w:val="1"/>
            </w:numPr>
            <w:ind w:hanging="360"/>
            <w:jc w:val="both"/>
          </w:pPr>
        </w:pPrChange>
      </w:pPr>
    </w:p>
    <w:p w14:paraId="4F24F8D8" w14:textId="3BAB92AB" w:rsidR="00CF1291" w:rsidRPr="00805F76" w:rsidDel="00FF5159" w:rsidRDefault="00CF1291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524" w:author="Douglas Souza" w:date="2024-10-20T16:20:00Z">
            <w:rPr/>
          </w:rPrChange>
        </w:rPr>
        <w:pPrChange w:id="526" w:author="Douglas Souza [2]" w:date="2026-09-05T16:54:00Z" w16du:dateUtc="2026-09-05T19:54:00Z">
          <w:pPr>
            <w:pStyle w:val="PargrafodaLista"/>
            <w:numPr>
              <w:numId w:val="1"/>
            </w:numPr>
            <w:ind w:hanging="360"/>
            <w:jc w:val="both"/>
          </w:pPr>
        </w:pPrChange>
      </w:pPr>
    </w:p>
    <w:p w14:paraId="586B56AD" w14:textId="2278B0D5" w:rsidR="00CF1291" w:rsidRPr="00805F76" w:rsidDel="00FF5159" w:rsidRDefault="00CF1291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532" w:author="Douglas Souza" w:date="2024-10-20T16:20:00Z">
            <w:rPr/>
          </w:rPrChange>
        </w:rPr>
        <w:pPrChange w:id="534" w:author="Douglas Souza [2]" w:date="2026-09-05T16:54:00Z" w16du:dateUtc="2026-09-05T19:54:00Z">
          <w:pPr>
            <w:pStyle w:val="PargrafodaLista"/>
            <w:numPr>
              <w:numId w:val="1"/>
            </w:numPr>
            <w:ind w:hanging="360"/>
            <w:jc w:val="both"/>
          </w:pPr>
        </w:pPrChange>
      </w:pPr>
    </w:p>
    <w:p w14:paraId="5142D303" w14:textId="16AB60A9" w:rsidR="00445627" w:rsidRPr="00805F76" w:rsidDel="00FF5159" w:rsidRDefault="00CF1291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539" w:author="Douglas Souza" w:date="2024-10-20T16:20:00Z">
            <w:rPr/>
          </w:rPrChange>
        </w:rPr>
        <w:pPrChange w:id="542" w:author="Douglas Souza [2]" w:date="2026-09-05T16:54:00Z" w16du:dateUtc="2026-09-05T19:54:00Z">
          <w:pPr>
            <w:pStyle w:val="PargrafodaLista"/>
            <w:numPr>
              <w:numId w:val="1"/>
            </w:numPr>
            <w:ind w:hanging="360"/>
            <w:jc w:val="both"/>
          </w:pPr>
        </w:pPrChange>
      </w:pPr>
    </w:p>
    <w:p w14:paraId="0B21ED92" w14:textId="12A3A468" w:rsidR="00910E34" w:rsidRPr="00805F76" w:rsidDel="00FF5159" w:rsidRDefault="00910E3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546" w:author="Douglas Souza" w:date="2024-10-20T16:20:00Z">
            <w:rPr/>
          </w:rPrChange>
        </w:rPr>
        <w:pPrChange w:id="548" w:author="Douglas Souza [2]" w:date="2026-09-05T16:54:00Z" w16du:dateUtc="2026-09-05T19:54:00Z">
          <w:pPr>
            <w:pStyle w:val="PargrafodaLista"/>
            <w:numPr>
              <w:numId w:val="1"/>
            </w:numPr>
            <w:ind w:hanging="360"/>
            <w:jc w:val="both"/>
          </w:pPr>
        </w:pPrChange>
      </w:pPr>
    </w:p>
    <w:p w14:paraId="1E022882" w14:textId="1CAC2308" w:rsidR="00CF1291" w:rsidRPr="00805F76" w:rsidDel="00FF5159" w:rsidRDefault="00CF1291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553" w:author="Douglas Souza" w:date="2024-10-20T16:20:00Z">
            <w:rPr/>
          </w:rPrChange>
        </w:rPr>
        <w:pPrChange w:id="555" w:author="Douglas Souza [2]" w:date="2026-09-05T16:54:00Z" w16du:dateUtc="2026-09-05T19:54:00Z">
          <w:pPr>
            <w:pStyle w:val="PargrafodaLista"/>
            <w:numPr>
              <w:numId w:val="1"/>
            </w:numPr>
            <w:ind w:hanging="360"/>
            <w:jc w:val="both"/>
          </w:pPr>
        </w:pPrChange>
      </w:pPr>
    </w:p>
    <w:p w14:paraId="53D8C4A3" w14:textId="30831AC8" w:rsidR="00CF1291" w:rsidRPr="00805F76" w:rsidDel="00FF5159" w:rsidRDefault="00CF1291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567" w:author="Douglas Souza" w:date="2024-10-20T16:20:00Z">
            <w:rPr/>
          </w:rPrChange>
        </w:rPr>
        <w:pPrChange w:id="569" w:author="Douglas Souza [2]" w:date="2026-09-05T16:54:00Z" w16du:dateUtc="2026-09-05T19:54:00Z">
          <w:pPr>
            <w:pStyle w:val="PargrafodaLista"/>
            <w:numPr>
              <w:numId w:val="1"/>
            </w:numPr>
            <w:ind w:hanging="360"/>
            <w:jc w:val="both"/>
          </w:pPr>
        </w:pPrChange>
      </w:pPr>
    </w:p>
    <w:p w14:paraId="3DFC9102" w14:textId="19F62517" w:rsidR="00CF1291" w:rsidRPr="00805F76" w:rsidDel="00FF5159" w:rsidRDefault="00CF1291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576" w:author="Douglas Souza" w:date="2024-10-20T16:20:00Z">
            <w:rPr/>
          </w:rPrChange>
        </w:rPr>
        <w:pPrChange w:id="578" w:author="Douglas Souza [2]" w:date="2026-09-05T16:54:00Z" w16du:dateUtc="2026-09-05T19:54:00Z">
          <w:pPr>
            <w:pStyle w:val="PargrafodaLista"/>
            <w:numPr>
              <w:numId w:val="1"/>
            </w:numPr>
            <w:ind w:hanging="360"/>
            <w:jc w:val="both"/>
          </w:pPr>
        </w:pPrChange>
      </w:pPr>
    </w:p>
    <w:p w14:paraId="1D53D3DE" w14:textId="0DF96596" w:rsidR="00CF1291" w:rsidRPr="00805F76" w:rsidDel="00FF5159" w:rsidRDefault="00CF1291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582" w:author="Douglas Souza" w:date="2024-10-20T16:20:00Z">
            <w:rPr/>
          </w:rPrChange>
        </w:rPr>
        <w:pPrChange w:id="584" w:author="Douglas Souza [2]" w:date="2026-09-05T16:54:00Z" w16du:dateUtc="2026-09-05T19:54:00Z">
          <w:pPr>
            <w:pStyle w:val="PargrafodaLista"/>
            <w:numPr>
              <w:numId w:val="1"/>
            </w:numPr>
            <w:ind w:hanging="360"/>
            <w:jc w:val="both"/>
          </w:pPr>
        </w:pPrChange>
      </w:pPr>
    </w:p>
    <w:p w14:paraId="7234B6C6" w14:textId="1333CCD9" w:rsidR="0017770B" w:rsidRPr="00805F76" w:rsidDel="00FF5159" w:rsidRDefault="0017770B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588" w:author="Douglas Souza" w:date="2024-10-20T16:20:00Z">
            <w:rPr/>
          </w:rPrChange>
        </w:rPr>
        <w:pPrChange w:id="590" w:author="Douglas Souza [2]" w:date="2026-09-05T16:54:00Z" w16du:dateUtc="2026-09-05T19:54:00Z">
          <w:pPr>
            <w:pStyle w:val="PargrafodaLista"/>
            <w:numPr>
              <w:numId w:val="1"/>
            </w:numPr>
            <w:ind w:hanging="360"/>
            <w:jc w:val="both"/>
          </w:pPr>
        </w:pPrChange>
      </w:pPr>
    </w:p>
    <w:p w14:paraId="4ABA92D0" w14:textId="38DD6CB0" w:rsidR="001D009F" w:rsidRPr="00805F76" w:rsidDel="00FF5159" w:rsidRDefault="001D009F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594" w:author="Douglas Souza" w:date="2024-10-20T16:20:00Z">
            <w:rPr/>
          </w:rPrChange>
        </w:rPr>
        <w:pPrChange w:id="596" w:author="Douglas Souza [2]" w:date="2026-09-05T16:54:00Z" w16du:dateUtc="2026-09-05T19:54:00Z">
          <w:pPr>
            <w:pStyle w:val="PargrafodaLista"/>
            <w:numPr>
              <w:numId w:val="1"/>
            </w:numPr>
            <w:ind w:hanging="360"/>
            <w:jc w:val="both"/>
          </w:pPr>
        </w:pPrChange>
      </w:pPr>
    </w:p>
    <w:p w14:paraId="64772660" w14:textId="0F1EF768" w:rsidR="00CF1291" w:rsidRPr="00805F76" w:rsidDel="00FF5159" w:rsidRDefault="00CF1291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600" w:author="Douglas Souza" w:date="2024-10-20T16:20:00Z">
            <w:rPr/>
          </w:rPrChange>
        </w:rPr>
        <w:pPrChange w:id="602" w:author="Douglas Souza [2]" w:date="2026-09-05T16:54:00Z" w16du:dateUtc="2026-09-05T19:54:00Z">
          <w:pPr>
            <w:pStyle w:val="PargrafodaLista"/>
            <w:numPr>
              <w:numId w:val="1"/>
            </w:numPr>
            <w:ind w:hanging="360"/>
            <w:jc w:val="both"/>
          </w:pPr>
        </w:pPrChange>
      </w:pPr>
    </w:p>
    <w:p w14:paraId="313E430D" w14:textId="17AA5A13" w:rsidR="00AA7D50" w:rsidDel="002711C3" w:rsidRDefault="00AA7D5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  <w:pPrChange w:id="613" w:author="Douglas Souza [2]" w:date="2026-09-05T16:54:00Z" w16du:dateUtc="2026-09-05T19:54:00Z">
          <w:pPr>
            <w:jc w:val="both"/>
          </w:pPr>
        </w:pPrChange>
      </w:pPr>
    </w:p>
    <w:p w14:paraId="2712149A" w14:textId="62AE78AE" w:rsidR="00B77327" w:rsidRPr="00805F76" w:rsidDel="00910E34" w:rsidRDefault="00B7732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615" w:author="Douglas Souza" w:date="2024-10-20T16:20:00Z">
            <w:rPr/>
          </w:rPrChange>
        </w:rPr>
        <w:pPrChange w:id="617" w:author="Douglas Souza [2]" w:date="2026-09-05T16:54:00Z" w16du:dateUtc="2026-09-05T19:54:00Z">
          <w:pPr>
            <w:jc w:val="both"/>
          </w:pPr>
        </w:pPrChange>
      </w:pPr>
    </w:p>
    <w:p w14:paraId="29048C64" w14:textId="1F9767DA" w:rsidR="00EF284B" w:rsidRPr="00805F76" w:rsidDel="00910E34" w:rsidRDefault="00EF284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rPrChange w:id="619" w:author="Douglas Souza" w:date="2024-10-20T16:20:00Z">
            <w:rPr>
              <w:b/>
              <w:bCs/>
            </w:rPr>
          </w:rPrChange>
        </w:rPr>
        <w:pPrChange w:id="621" w:author="Douglas Souza [2]" w:date="2026-09-05T16:54:00Z" w16du:dateUtc="2026-09-05T19:54:00Z">
          <w:pPr>
            <w:jc w:val="both"/>
          </w:pPr>
        </w:pPrChange>
      </w:pPr>
    </w:p>
    <w:p w14:paraId="494CD17D" w14:textId="58961381" w:rsidR="006C6549" w:rsidRPr="00805F76" w:rsidRDefault="00CF129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rPrChange w:id="622" w:author="Douglas Souza" w:date="2024-10-20T16:20:00Z">
            <w:rPr>
              <w:b/>
              <w:bCs/>
            </w:rPr>
          </w:rPrChange>
        </w:rPr>
        <w:pPrChange w:id="623" w:author="Douglas Souza [2]" w:date="2026-09-05T16:54:00Z" w16du:dateUtc="2026-09-05T19:54:00Z">
          <w:pPr>
            <w:jc w:val="both"/>
          </w:pPr>
        </w:pPrChange>
      </w:pPr>
      <w:r w:rsidRPr="00805F76">
        <w:rPr>
          <w:rFonts w:ascii="Times New Roman" w:hAnsi="Times New Roman" w:cs="Times New Roman"/>
          <w:b/>
          <w:bCs/>
          <w:sz w:val="24"/>
          <w:szCs w:val="24"/>
          <w:rPrChange w:id="624" w:author="Douglas Souza" w:date="2024-10-20T16:20:00Z">
            <w:rPr>
              <w:b/>
              <w:bCs/>
            </w:rPr>
          </w:rPrChange>
        </w:rPr>
        <w:t>A PRIME</w:t>
      </w:r>
      <w:r w:rsidR="00EF284B" w:rsidRPr="00805F76">
        <w:rPr>
          <w:rFonts w:ascii="Times New Roman" w:hAnsi="Times New Roman" w:cs="Times New Roman"/>
          <w:b/>
          <w:bCs/>
          <w:sz w:val="24"/>
          <w:szCs w:val="24"/>
          <w:rPrChange w:id="625" w:author="Douglas Souza" w:date="2024-10-20T16:20:00Z">
            <w:rPr>
              <w:b/>
              <w:bCs/>
            </w:rPr>
          </w:rPrChange>
        </w:rPr>
        <w:t xml:space="preserve"> </w:t>
      </w:r>
      <w:r w:rsidRPr="00805F76">
        <w:rPr>
          <w:rFonts w:ascii="Times New Roman" w:hAnsi="Times New Roman" w:cs="Times New Roman"/>
          <w:b/>
          <w:bCs/>
          <w:sz w:val="24"/>
          <w:szCs w:val="24"/>
          <w:rPrChange w:id="626" w:author="Douglas Souza" w:date="2024-10-20T16:20:00Z">
            <w:rPr>
              <w:b/>
              <w:bCs/>
            </w:rPr>
          </w:rPrChange>
        </w:rPr>
        <w:t>ASSESSORIA</w:t>
      </w:r>
      <w:r w:rsidR="00910E34" w:rsidRPr="00805F76">
        <w:rPr>
          <w:rFonts w:ascii="Times New Roman" w:hAnsi="Times New Roman" w:cs="Times New Roman"/>
          <w:b/>
          <w:bCs/>
          <w:sz w:val="24"/>
          <w:szCs w:val="24"/>
          <w:rPrChange w:id="628" w:author="Douglas Souza" w:date="2024-10-20T16:20:00Z">
            <w:rPr>
              <w:b/>
              <w:bCs/>
            </w:rPr>
          </w:rPrChange>
        </w:rPr>
        <w:t xml:space="preserve"> IMOBILIÁRIA</w:t>
      </w:r>
      <w:r w:rsidRPr="00805F76">
        <w:rPr>
          <w:rFonts w:ascii="Times New Roman" w:hAnsi="Times New Roman" w:cs="Times New Roman"/>
          <w:b/>
          <w:bCs/>
          <w:sz w:val="24"/>
          <w:szCs w:val="24"/>
          <w:rPrChange w:id="629" w:author="Douglas Souza" w:date="2024-10-20T16:20:00Z">
            <w:rPr>
              <w:b/>
              <w:bCs/>
            </w:rPr>
          </w:rPrChange>
        </w:rPr>
        <w:t xml:space="preserve"> NÃO SE RESPONSABILIZA POR:</w:t>
      </w:r>
    </w:p>
    <w:p w14:paraId="513002D1" w14:textId="6AD14595" w:rsidR="00CF1291" w:rsidRPr="00805F76" w:rsidRDefault="00CF129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630" w:author="Douglas Souza" w:date="2024-10-20T16:20:00Z">
            <w:rPr/>
          </w:rPrChange>
        </w:rPr>
        <w:pPrChange w:id="631" w:author="Douglas Souza [2]" w:date="2026-09-05T16:54:00Z" w16du:dateUtc="2026-09-05T19:54:00Z">
          <w:pPr>
            <w:jc w:val="both"/>
          </w:pPr>
        </w:pPrChange>
      </w:pPr>
      <w:r w:rsidRPr="00805F76">
        <w:rPr>
          <w:rFonts w:ascii="Times New Roman" w:hAnsi="Times New Roman" w:cs="Times New Roman"/>
          <w:sz w:val="24"/>
          <w:szCs w:val="24"/>
          <w:rPrChange w:id="632" w:author="Douglas Souza" w:date="2024-10-20T16:20:00Z">
            <w:rPr/>
          </w:rPrChange>
        </w:rPr>
        <w:t>Falhas na conferência de dados e valores</w:t>
      </w:r>
      <w:r w:rsidR="001D009F" w:rsidRPr="00805F76">
        <w:rPr>
          <w:rFonts w:ascii="Times New Roman" w:hAnsi="Times New Roman" w:cs="Times New Roman"/>
          <w:sz w:val="24"/>
          <w:szCs w:val="24"/>
          <w:rPrChange w:id="633" w:author="Douglas Souza" w:date="2024-10-20T16:20:00Z">
            <w:rPr/>
          </w:rPrChange>
        </w:rPr>
        <w:t xml:space="preserve"> citados nos</w:t>
      </w:r>
      <w:r w:rsidRPr="00805F76">
        <w:rPr>
          <w:rFonts w:ascii="Times New Roman" w:hAnsi="Times New Roman" w:cs="Times New Roman"/>
          <w:sz w:val="24"/>
          <w:szCs w:val="24"/>
          <w:rPrChange w:id="634" w:author="Douglas Souza" w:date="2024-10-20T16:20:00Z">
            <w:rPr/>
          </w:rPrChange>
        </w:rPr>
        <w:t xml:space="preserve"> contratos emitidos pelas Instituições. Ficando de responsabilidade dos proponentes e vendedores fazerem a conferência de dados do mesmo.</w:t>
      </w:r>
    </w:p>
    <w:p w14:paraId="36592E82" w14:textId="51A0494F" w:rsidR="00CF1291" w:rsidRPr="00805F76" w:rsidRDefault="00CF129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635" w:author="Douglas Souza" w:date="2024-10-20T16:20:00Z">
            <w:rPr/>
          </w:rPrChange>
        </w:rPr>
        <w:pPrChange w:id="636" w:author="Douglas Souza [2]" w:date="2026-09-05T16:54:00Z" w16du:dateUtc="2026-09-05T19:54:00Z">
          <w:pPr>
            <w:jc w:val="both"/>
          </w:pPr>
        </w:pPrChange>
      </w:pPr>
      <w:r w:rsidRPr="00805F76">
        <w:rPr>
          <w:rFonts w:ascii="Times New Roman" w:hAnsi="Times New Roman" w:cs="Times New Roman"/>
          <w:sz w:val="24"/>
          <w:szCs w:val="24"/>
          <w:rPrChange w:id="637" w:author="Douglas Souza" w:date="2024-10-20T16:20:00Z">
            <w:rPr/>
          </w:rPrChange>
        </w:rPr>
        <w:t>Controle a respeito de prazo e exigências determinadas pelo Cartório de Registro de Imóveis</w:t>
      </w:r>
      <w:r w:rsidR="00DD7962" w:rsidRPr="00805F76">
        <w:rPr>
          <w:rFonts w:ascii="Times New Roman" w:hAnsi="Times New Roman" w:cs="Times New Roman"/>
          <w:sz w:val="24"/>
          <w:szCs w:val="24"/>
          <w:rPrChange w:id="638" w:author="Douglas Souza" w:date="2024-10-20T16:20:00Z">
            <w:rPr/>
          </w:rPrChange>
        </w:rPr>
        <w:t>, onde</w:t>
      </w:r>
      <w:r w:rsidRPr="00805F76">
        <w:rPr>
          <w:rFonts w:ascii="Times New Roman" w:hAnsi="Times New Roman" w:cs="Times New Roman"/>
          <w:sz w:val="24"/>
          <w:szCs w:val="24"/>
          <w:rPrChange w:id="639" w:author="Douglas Souza" w:date="2024-10-20T16:20:00Z">
            <w:rPr/>
          </w:rPrChange>
        </w:rPr>
        <w:t xml:space="preserve"> fica a responsabilidade do proponente recorrer a documentos complementares exigidos pelo mesmo. Obs.: Caso a exigência se tratar de ressalvas no contrato, a PRIME ASSESSORIA se </w:t>
      </w:r>
      <w:r w:rsidR="0082774D" w:rsidRPr="00805F76">
        <w:rPr>
          <w:rFonts w:ascii="Times New Roman" w:hAnsi="Times New Roman" w:cs="Times New Roman"/>
          <w:sz w:val="24"/>
          <w:szCs w:val="24"/>
          <w:rPrChange w:id="643" w:author="Douglas Souza" w:date="2024-10-20T16:20:00Z">
            <w:rPr/>
          </w:rPrChange>
        </w:rPr>
        <w:t>disponibiliza</w:t>
      </w:r>
      <w:r w:rsidR="0082774D" w:rsidRPr="00805F76">
        <w:rPr>
          <w:rFonts w:ascii="Times New Roman" w:hAnsi="Times New Roman" w:cs="Times New Roman"/>
          <w:sz w:val="24"/>
          <w:szCs w:val="24"/>
          <w:rPrChange w:id="647" w:author="Douglas Souza" w:date="2024-10-20T16:20:00Z">
            <w:rPr/>
          </w:rPrChange>
        </w:rPr>
        <w:t xml:space="preserve"> para o feitio da devida</w:t>
      </w:r>
      <w:r w:rsidRPr="00805F76">
        <w:rPr>
          <w:rFonts w:ascii="Times New Roman" w:hAnsi="Times New Roman" w:cs="Times New Roman"/>
          <w:sz w:val="24"/>
          <w:szCs w:val="24"/>
          <w:rPrChange w:id="648" w:author="Douglas Souza" w:date="2024-10-20T16:20:00Z">
            <w:rPr/>
          </w:rPrChange>
        </w:rPr>
        <w:t xml:space="preserve"> correção e coleta de assinatura das partes</w:t>
      </w:r>
      <w:r w:rsidR="0082774D" w:rsidRPr="00805F76">
        <w:rPr>
          <w:rFonts w:ascii="Times New Roman" w:hAnsi="Times New Roman" w:cs="Times New Roman"/>
          <w:sz w:val="24"/>
          <w:szCs w:val="24"/>
          <w:rPrChange w:id="652" w:author="Douglas Souza" w:date="2024-10-20T16:20:00Z">
            <w:rPr/>
          </w:rPrChange>
        </w:rPr>
        <w:t xml:space="preserve"> visto que, como uma empresa de correspondente bancário, seu papel é limitado na fase pós contratual, </w:t>
      </w:r>
      <w:r w:rsidR="0082774D" w:rsidRPr="00805F76">
        <w:rPr>
          <w:rFonts w:ascii="Times New Roman" w:hAnsi="Times New Roman" w:cs="Times New Roman"/>
          <w:sz w:val="24"/>
          <w:szCs w:val="24"/>
          <w:rPrChange w:id="654" w:author="Douglas Souza" w:date="2024-10-20T16:20:00Z">
            <w:rPr/>
          </w:rPrChange>
        </w:rPr>
        <w:t>dependendo quase que na íntegra da instituição financeira.</w:t>
      </w:r>
    </w:p>
    <w:p w14:paraId="165A02AD" w14:textId="4DFD2572" w:rsidR="00CF1291" w:rsidRPr="00805F76" w:rsidRDefault="00CF129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655" w:author="Douglas Souza" w:date="2024-10-20T16:20:00Z">
            <w:rPr/>
          </w:rPrChange>
        </w:rPr>
        <w:pPrChange w:id="656" w:author="Douglas Souza [2]" w:date="2026-09-05T16:54:00Z" w16du:dateUtc="2026-09-05T19:54:00Z">
          <w:pPr>
            <w:jc w:val="both"/>
          </w:pPr>
        </w:pPrChange>
      </w:pPr>
      <w:r w:rsidRPr="00805F76">
        <w:rPr>
          <w:rFonts w:ascii="Times New Roman" w:hAnsi="Times New Roman" w:cs="Times New Roman"/>
          <w:sz w:val="24"/>
          <w:szCs w:val="24"/>
          <w:rPrChange w:id="657" w:author="Douglas Souza" w:date="2024-10-20T16:20:00Z">
            <w:rPr>
              <w:b/>
              <w:bCs/>
            </w:rPr>
          </w:rPrChange>
        </w:rPr>
        <w:t xml:space="preserve">A assinatura do contrato deverá ser realizada assim que </w:t>
      </w:r>
      <w:r w:rsidR="00AA7D50">
        <w:rPr>
          <w:rFonts w:ascii="Times New Roman" w:hAnsi="Times New Roman" w:cs="Times New Roman"/>
          <w:sz w:val="24"/>
          <w:szCs w:val="24"/>
        </w:rPr>
        <w:t>for</w:t>
      </w:r>
      <w:r w:rsidRPr="00805F76">
        <w:rPr>
          <w:rFonts w:ascii="Times New Roman" w:hAnsi="Times New Roman" w:cs="Times New Roman"/>
          <w:sz w:val="24"/>
          <w:szCs w:val="24"/>
          <w:rPrChange w:id="661" w:author="Douglas Souza" w:date="2024-10-20T16:20:00Z">
            <w:rPr>
              <w:b/>
              <w:bCs/>
            </w:rPr>
          </w:rPrChange>
        </w:rPr>
        <w:t xml:space="preserve"> informa</w:t>
      </w:r>
      <w:r w:rsidR="00AA7D50">
        <w:rPr>
          <w:rFonts w:ascii="Times New Roman" w:hAnsi="Times New Roman" w:cs="Times New Roman"/>
          <w:sz w:val="24"/>
          <w:szCs w:val="24"/>
        </w:rPr>
        <w:t>da a sua emissão</w:t>
      </w:r>
      <w:r w:rsidRPr="00805F76">
        <w:rPr>
          <w:rFonts w:ascii="Times New Roman" w:hAnsi="Times New Roman" w:cs="Times New Roman"/>
          <w:sz w:val="24"/>
          <w:szCs w:val="24"/>
          <w:rPrChange w:id="665" w:author="Douglas Souza" w:date="2024-10-20T16:20:00Z">
            <w:rPr>
              <w:b/>
              <w:bCs/>
            </w:rPr>
          </w:rPrChange>
        </w:rPr>
        <w:t xml:space="preserve">, </w:t>
      </w:r>
      <w:r w:rsidR="00AA7D50">
        <w:rPr>
          <w:rFonts w:ascii="Times New Roman" w:hAnsi="Times New Roman" w:cs="Times New Roman"/>
          <w:sz w:val="24"/>
          <w:szCs w:val="24"/>
        </w:rPr>
        <w:t>para evitar</w:t>
      </w:r>
      <w:r w:rsidRPr="00805F76">
        <w:rPr>
          <w:rFonts w:ascii="Times New Roman" w:hAnsi="Times New Roman" w:cs="Times New Roman"/>
          <w:sz w:val="24"/>
          <w:szCs w:val="24"/>
          <w:rPrChange w:id="671" w:author="Douglas Souza" w:date="2024-10-20T16:20:00Z">
            <w:rPr>
              <w:b/>
              <w:bCs/>
            </w:rPr>
          </w:rPrChange>
        </w:rPr>
        <w:t xml:space="preserve"> maiores transtornos</w:t>
      </w:r>
      <w:r w:rsidRPr="00805F76">
        <w:rPr>
          <w:rFonts w:ascii="Times New Roman" w:hAnsi="Times New Roman" w:cs="Times New Roman"/>
          <w:sz w:val="24"/>
          <w:szCs w:val="24"/>
          <w:rPrChange w:id="672" w:author="Douglas Souza" w:date="2024-10-20T16:20:00Z">
            <w:rPr/>
          </w:rPrChange>
        </w:rPr>
        <w:t xml:space="preserve">. Caso haja algum impeditivo das partes em relação à assinatura, a PRIME </w:t>
      </w:r>
      <w:r w:rsidRPr="00805F76">
        <w:rPr>
          <w:rFonts w:ascii="Times New Roman" w:hAnsi="Times New Roman" w:cs="Times New Roman"/>
          <w:sz w:val="24"/>
          <w:szCs w:val="24"/>
          <w:rPrChange w:id="673" w:author="Douglas Souza" w:date="2024-10-20T16:20:00Z">
            <w:rPr/>
          </w:rPrChange>
        </w:rPr>
        <w:lastRenderedPageBreak/>
        <w:t>ASSESSORIA IMOBILIÁRIA NÃO se responsabiliza por eventuais multas geradas pela mora na emissão das Guias de ITBI</w:t>
      </w:r>
      <w:r w:rsidR="0082774D" w:rsidRPr="00805F76">
        <w:rPr>
          <w:rFonts w:ascii="Times New Roman" w:hAnsi="Times New Roman" w:cs="Times New Roman"/>
          <w:sz w:val="24"/>
          <w:szCs w:val="24"/>
          <w:rPrChange w:id="675" w:author="Douglas Souza" w:date="2024-10-20T16:20:00Z">
            <w:rPr/>
          </w:rPrChange>
        </w:rPr>
        <w:t>/ITIV</w:t>
      </w:r>
      <w:r w:rsidRPr="00805F76">
        <w:rPr>
          <w:rFonts w:ascii="Times New Roman" w:hAnsi="Times New Roman" w:cs="Times New Roman"/>
          <w:sz w:val="24"/>
          <w:szCs w:val="24"/>
          <w:rPrChange w:id="676" w:author="Douglas Souza" w:date="2024-10-20T16:20:00Z">
            <w:rPr/>
          </w:rPrChange>
        </w:rPr>
        <w:t xml:space="preserve"> ou </w:t>
      </w:r>
      <w:r w:rsidRPr="00805F76">
        <w:rPr>
          <w:rFonts w:ascii="Times New Roman" w:hAnsi="Times New Roman" w:cs="Times New Roman"/>
          <w:sz w:val="24"/>
          <w:szCs w:val="24"/>
          <w:rPrChange w:id="677" w:author="Douglas Souza" w:date="2024-10-20T16:20:00Z">
            <w:rPr>
              <w:b/>
              <w:bCs/>
            </w:rPr>
          </w:rPrChange>
        </w:rPr>
        <w:t>cobranças de taxas bancárias</w:t>
      </w:r>
      <w:r w:rsidR="001D009F" w:rsidRPr="00805F76">
        <w:rPr>
          <w:rFonts w:ascii="Times New Roman" w:hAnsi="Times New Roman" w:cs="Times New Roman"/>
          <w:sz w:val="24"/>
          <w:szCs w:val="24"/>
          <w:rPrChange w:id="678" w:author="Douglas Souza" w:date="2024-10-20T16:20:00Z">
            <w:rPr>
              <w:b/>
              <w:bCs/>
            </w:rPr>
          </w:rPrChange>
        </w:rPr>
        <w:t>, tendo em vista que o débito das parcelas do financiamento, são cobradas 30 dias após emissão do contrato</w:t>
      </w:r>
      <w:r w:rsidR="0082774D" w:rsidRPr="00805F76">
        <w:rPr>
          <w:rFonts w:ascii="Times New Roman" w:hAnsi="Times New Roman" w:cs="Times New Roman"/>
          <w:sz w:val="24"/>
          <w:szCs w:val="24"/>
          <w:rPrChange w:id="680" w:author="Douglas Souza" w:date="2024-10-20T16:20:00Z">
            <w:rPr>
              <w:b/>
              <w:bCs/>
            </w:rPr>
          </w:rPrChange>
        </w:rPr>
        <w:t>, bem como a devida cobrança da Taxa de Vistoria</w:t>
      </w:r>
      <w:r w:rsidR="00AA7D50">
        <w:rPr>
          <w:rFonts w:ascii="Times New Roman" w:hAnsi="Times New Roman" w:cs="Times New Roman"/>
          <w:sz w:val="24"/>
          <w:szCs w:val="24"/>
        </w:rPr>
        <w:t xml:space="preserve"> que é cobrada no ato da emissão do contrato</w:t>
      </w:r>
      <w:r w:rsidR="0082774D" w:rsidRPr="00805F76">
        <w:rPr>
          <w:rFonts w:ascii="Times New Roman" w:hAnsi="Times New Roman" w:cs="Times New Roman"/>
          <w:sz w:val="24"/>
          <w:szCs w:val="24"/>
          <w:rPrChange w:id="683" w:author="Douglas Souza" w:date="2024-10-20T16:20:00Z">
            <w:rPr>
              <w:b/>
              <w:bCs/>
            </w:rPr>
          </w:rPrChange>
        </w:rPr>
        <w:t>.</w:t>
      </w:r>
    </w:p>
    <w:p w14:paraId="533076B0" w14:textId="045A103E" w:rsidR="00CF1291" w:rsidRDefault="00CF129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  <w:pPrChange w:id="687" w:author="Douglas Souza [2]" w:date="2026-09-05T16:54:00Z" w16du:dateUtc="2026-09-05T19:54:00Z">
          <w:pPr>
            <w:jc w:val="both"/>
          </w:pPr>
        </w:pPrChange>
      </w:pPr>
      <w:r w:rsidRPr="00805F76">
        <w:rPr>
          <w:rFonts w:ascii="Times New Roman" w:hAnsi="Times New Roman" w:cs="Times New Roman"/>
          <w:sz w:val="24"/>
          <w:szCs w:val="24"/>
          <w:rPrChange w:id="688" w:author="Douglas Souza" w:date="2024-10-20T16:20:00Z">
            <w:rPr/>
          </w:rPrChange>
        </w:rPr>
        <w:t>Caso o contrato seja emitido com</w:t>
      </w:r>
      <w:r w:rsidR="009625C3" w:rsidRPr="00805F76">
        <w:rPr>
          <w:rFonts w:ascii="Times New Roman" w:hAnsi="Times New Roman" w:cs="Times New Roman"/>
          <w:sz w:val="24"/>
          <w:szCs w:val="24"/>
          <w:rPrChange w:id="689" w:author="Douglas Souza" w:date="2024-10-20T16:20:00Z">
            <w:rPr/>
          </w:rPrChange>
        </w:rPr>
        <w:t xml:space="preserve"> a projeção do vencimento da parcela com </w:t>
      </w:r>
      <w:r w:rsidR="0082774D" w:rsidRPr="00805F76">
        <w:rPr>
          <w:rFonts w:ascii="Times New Roman" w:hAnsi="Times New Roman" w:cs="Times New Roman"/>
          <w:sz w:val="24"/>
          <w:szCs w:val="24"/>
          <w:rPrChange w:id="691" w:author="Douglas Souza" w:date="2024-10-20T16:20:00Z">
            <w:rPr/>
          </w:rPrChange>
        </w:rPr>
        <w:t>mais</w:t>
      </w:r>
      <w:r w:rsidR="009625C3" w:rsidRPr="00805F76">
        <w:rPr>
          <w:rFonts w:ascii="Times New Roman" w:hAnsi="Times New Roman" w:cs="Times New Roman"/>
          <w:sz w:val="24"/>
          <w:szCs w:val="24"/>
          <w:rPrChange w:id="694" w:author="Douglas Souza" w:date="2024-10-20T16:20:00Z">
            <w:rPr/>
          </w:rPrChange>
        </w:rPr>
        <w:t xml:space="preserve"> de 30 dias, acarretando juros </w:t>
      </w:r>
      <w:r w:rsidR="009625C3" w:rsidRPr="00C76E93">
        <w:rPr>
          <w:rFonts w:ascii="Times New Roman" w:hAnsi="Times New Roman" w:cs="Times New Roman"/>
          <w:i/>
          <w:iCs/>
          <w:sz w:val="24"/>
          <w:szCs w:val="24"/>
          <w:rPrChange w:id="695" w:author="Douglas Souza" w:date="2024-11-09T13:11:00Z">
            <w:rPr/>
          </w:rPrChange>
        </w:rPr>
        <w:t>pró-rata</w:t>
      </w:r>
      <w:r w:rsidRPr="00805F76">
        <w:rPr>
          <w:rFonts w:ascii="Times New Roman" w:hAnsi="Times New Roman" w:cs="Times New Roman"/>
          <w:sz w:val="24"/>
          <w:szCs w:val="24"/>
          <w:rPrChange w:id="696" w:author="Douglas Souza" w:date="2024-10-20T16:20:00Z">
            <w:rPr/>
          </w:rPrChange>
        </w:rPr>
        <w:t>, o cliente terá a opção de solicitar cancelamento e correção do contrato. Sendo de responsabilidade da Instituição Financeira a correção, pois não cabe à PRIME ASSESSORIA</w:t>
      </w:r>
      <w:r w:rsidRPr="00805F76">
        <w:rPr>
          <w:rFonts w:ascii="Times New Roman" w:hAnsi="Times New Roman" w:cs="Times New Roman"/>
          <w:sz w:val="24"/>
          <w:szCs w:val="24"/>
          <w:rPrChange w:id="699" w:author="Douglas Souza" w:date="2024-10-20T16:20:00Z">
            <w:rPr/>
          </w:rPrChange>
        </w:rPr>
        <w:t xml:space="preserve"> autoridade e controle referente às datas de emissão</w:t>
      </w:r>
      <w:r w:rsidR="009625C3" w:rsidRPr="00805F76">
        <w:rPr>
          <w:rFonts w:ascii="Times New Roman" w:hAnsi="Times New Roman" w:cs="Times New Roman"/>
          <w:sz w:val="24"/>
          <w:szCs w:val="24"/>
          <w:rPrChange w:id="700" w:author="Douglas Souza" w:date="2024-10-20T16:20:00Z">
            <w:rPr/>
          </w:rPrChange>
        </w:rPr>
        <w:t xml:space="preserve"> de contrato bancário</w:t>
      </w:r>
      <w:r w:rsidRPr="00805F76">
        <w:rPr>
          <w:rFonts w:ascii="Times New Roman" w:hAnsi="Times New Roman" w:cs="Times New Roman"/>
          <w:sz w:val="24"/>
          <w:szCs w:val="24"/>
          <w:rPrChange w:id="701" w:author="Douglas Souza" w:date="2024-10-20T16:20:00Z">
            <w:rPr/>
          </w:rPrChange>
        </w:rPr>
        <w:t>.</w:t>
      </w:r>
    </w:p>
    <w:p w14:paraId="31F239D6" w14:textId="4EFB16C2" w:rsidR="00C76E93" w:rsidRPr="00805F76" w:rsidRDefault="00C76E9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702" w:author="Douglas Souza" w:date="2024-10-20T16:20:00Z">
            <w:rPr/>
          </w:rPrChange>
        </w:rPr>
        <w:pPrChange w:id="703" w:author="Douglas Souza [2]" w:date="2026-09-05T16:54:00Z" w16du:dateUtc="2026-09-05T19:54:00Z">
          <w:pPr>
            <w:jc w:val="both"/>
          </w:pPr>
        </w:pPrChange>
      </w:pPr>
      <w:r>
        <w:rPr>
          <w:rFonts w:ascii="Times New Roman" w:hAnsi="Times New Roman" w:cs="Times New Roman"/>
          <w:sz w:val="24"/>
          <w:szCs w:val="24"/>
        </w:rPr>
        <w:t>Lembre-se que o valor da sua operaçã</w:t>
      </w:r>
      <w:r>
        <w:rPr>
          <w:rFonts w:ascii="Times New Roman" w:hAnsi="Times New Roman" w:cs="Times New Roman"/>
          <w:sz w:val="24"/>
          <w:szCs w:val="24"/>
        </w:rPr>
        <w:t xml:space="preserve">o é feito em cima do valor ditado pela </w:t>
      </w:r>
      <w:r w:rsidRPr="00477240">
        <w:rPr>
          <w:rFonts w:ascii="Times New Roman" w:hAnsi="Times New Roman" w:cs="Times New Roman"/>
          <w:sz w:val="24"/>
          <w:szCs w:val="24"/>
          <w:u w:val="single"/>
          <w:rPrChange w:id="706" w:author="Douglas Souza [2]" w:date="2026-09-05T16:23:00Z" w16du:dateUtc="2026-09-05T19:23:00Z">
            <w:rPr>
              <w:rFonts w:ascii="Times New Roman" w:hAnsi="Times New Roman" w:cs="Times New Roman"/>
              <w:sz w:val="24"/>
              <w:szCs w:val="24"/>
            </w:rPr>
          </w:rPrChange>
        </w:rPr>
        <w:t>vistoria</w:t>
      </w:r>
      <w:r>
        <w:rPr>
          <w:rFonts w:ascii="Times New Roman" w:hAnsi="Times New Roman" w:cs="Times New Roman"/>
          <w:sz w:val="24"/>
          <w:szCs w:val="24"/>
        </w:rPr>
        <w:t xml:space="preserve"> do banco. </w:t>
      </w:r>
      <w:r w:rsidR="00477240">
        <w:rPr>
          <w:rFonts w:ascii="Times New Roman" w:hAnsi="Times New Roman" w:cs="Times New Roman"/>
          <w:sz w:val="24"/>
          <w:szCs w:val="24"/>
        </w:rPr>
        <w:t>Em c</w:t>
      </w:r>
      <w:r>
        <w:rPr>
          <w:rFonts w:ascii="Times New Roman" w:hAnsi="Times New Roman" w:cs="Times New Roman"/>
          <w:sz w:val="24"/>
          <w:szCs w:val="24"/>
        </w:rPr>
        <w:t>aso de vistoria feita abaixo do valor particular de compra e venda, seu processo poderá sofrer alteração de valores.</w:t>
      </w:r>
    </w:p>
    <w:p w14:paraId="5B20953C" w14:textId="5A0382FE" w:rsidR="00CF1291" w:rsidRPr="00805F76" w:rsidRDefault="00CF129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710" w:author="Douglas Souza" w:date="2024-10-20T16:20:00Z">
            <w:rPr/>
          </w:rPrChange>
        </w:rPr>
        <w:pPrChange w:id="711" w:author="Douglas Souza [2]" w:date="2026-09-05T16:54:00Z" w16du:dateUtc="2026-09-05T19:54:00Z">
          <w:pPr>
            <w:jc w:val="both"/>
          </w:pPr>
        </w:pPrChange>
      </w:pPr>
      <w:r w:rsidRPr="00805F76">
        <w:rPr>
          <w:rFonts w:ascii="Times New Roman" w:hAnsi="Times New Roman" w:cs="Times New Roman"/>
          <w:sz w:val="24"/>
          <w:szCs w:val="24"/>
          <w:rPrChange w:id="712" w:author="Douglas Souza" w:date="2024-10-20T16:20:00Z">
            <w:rPr/>
          </w:rPrChange>
        </w:rPr>
        <w:t xml:space="preserve">Após a emissão do contrato, o saldo devedor e o valor de cada uma das prestações poderão ser corrigidos monetariamente pelo índice </w:t>
      </w:r>
      <w:r w:rsidR="009625C3" w:rsidRPr="00805F76">
        <w:rPr>
          <w:rFonts w:ascii="Times New Roman" w:hAnsi="Times New Roman" w:cs="Times New Roman"/>
          <w:sz w:val="24"/>
          <w:szCs w:val="24"/>
          <w:rPrChange w:id="713" w:author="Douglas Souza" w:date="2024-10-20T16:20:00Z">
            <w:rPr/>
          </w:rPrChange>
        </w:rPr>
        <w:t>contratado neste processo de financiamento</w:t>
      </w:r>
      <w:r w:rsidR="0082774D" w:rsidRPr="00805F76">
        <w:rPr>
          <w:rFonts w:ascii="Times New Roman" w:hAnsi="Times New Roman" w:cs="Times New Roman"/>
          <w:sz w:val="24"/>
          <w:szCs w:val="24"/>
          <w:rPrChange w:id="717" w:author="Douglas Souza" w:date="2024-10-20T16:20:00Z">
            <w:rPr/>
          </w:rPrChange>
        </w:rPr>
        <w:t>, tais como</w:t>
      </w:r>
      <w:r w:rsidR="009625C3" w:rsidRPr="00805F76">
        <w:rPr>
          <w:rFonts w:ascii="Times New Roman" w:hAnsi="Times New Roman" w:cs="Times New Roman"/>
          <w:sz w:val="24"/>
          <w:szCs w:val="24"/>
          <w:rPrChange w:id="718" w:author="Douglas Souza" w:date="2024-10-20T16:20:00Z">
            <w:rPr/>
          </w:rPrChange>
        </w:rPr>
        <w:t xml:space="preserve"> </w:t>
      </w:r>
      <w:r w:rsidRPr="00805F76">
        <w:rPr>
          <w:rFonts w:ascii="Times New Roman" w:hAnsi="Times New Roman" w:cs="Times New Roman"/>
          <w:sz w:val="24"/>
          <w:szCs w:val="24"/>
          <w:rPrChange w:id="719" w:author="Douglas Souza" w:date="2024-10-20T16:20:00Z">
            <w:rPr/>
          </w:rPrChange>
        </w:rPr>
        <w:t>TR (Taxa Referencial)</w:t>
      </w:r>
      <w:r w:rsidR="002711C3">
        <w:rPr>
          <w:rFonts w:ascii="Times New Roman" w:hAnsi="Times New Roman" w:cs="Times New Roman"/>
          <w:sz w:val="24"/>
          <w:szCs w:val="24"/>
        </w:rPr>
        <w:t>.</w:t>
      </w:r>
      <w:r w:rsidR="009625C3" w:rsidRPr="00805F76">
        <w:rPr>
          <w:rFonts w:ascii="Times New Roman" w:hAnsi="Times New Roman" w:cs="Times New Roman"/>
          <w:sz w:val="24"/>
          <w:szCs w:val="24"/>
          <w:rPrChange w:id="723" w:author="Douglas Souza" w:date="2024-10-20T16:20:00Z">
            <w:rPr/>
          </w:rPrChange>
        </w:rPr>
        <w:t xml:space="preserve"> </w:t>
      </w:r>
    </w:p>
    <w:p w14:paraId="0C0A1603" w14:textId="4669A2BB" w:rsidR="00CF1291" w:rsidRDefault="00CF1291" w:rsidP="00CE50E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5F76">
        <w:rPr>
          <w:rFonts w:ascii="Times New Roman" w:hAnsi="Times New Roman" w:cs="Times New Roman"/>
          <w:sz w:val="24"/>
          <w:szCs w:val="24"/>
          <w:rPrChange w:id="728" w:author="Douglas Souza" w:date="2024-10-20T16:20:00Z">
            <w:rPr/>
          </w:rPrChange>
        </w:rPr>
        <w:t>Conforme as condições da operação, peculiaridades do imóvel, dos compradores e dos vendedores, outros documentos adicionais poderão ser solicitados ao longo do processo.</w:t>
      </w:r>
    </w:p>
    <w:p w14:paraId="491AEBD8" w14:textId="2CEC5E01" w:rsidR="00477240" w:rsidRDefault="0047724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  <w:pPrChange w:id="730" w:author="Douglas Souza [2]" w:date="2026-09-05T16:54:00Z" w16du:dateUtc="2026-09-05T19:54:00Z">
          <w:pPr>
            <w:jc w:val="both"/>
          </w:pPr>
        </w:pPrChange>
      </w:pPr>
      <w:r>
        <w:rPr>
          <w:rFonts w:ascii="Times New Roman" w:hAnsi="Times New Roman" w:cs="Times New Roman"/>
          <w:sz w:val="24"/>
          <w:szCs w:val="24"/>
        </w:rPr>
        <w:t>Em caso de desistência da proposta durante qualquer das etapas supramencionadas do processo, o banco ainda assim poderá cobrar a taxa referente ao valor</w:t>
      </w:r>
      <w:r>
        <w:rPr>
          <w:rFonts w:ascii="Times New Roman" w:hAnsi="Times New Roman" w:cs="Times New Roman"/>
          <w:sz w:val="24"/>
          <w:szCs w:val="24"/>
        </w:rPr>
        <w:t xml:space="preserve"> da vistoria caso este já tenha sido realizada.</w:t>
      </w:r>
    </w:p>
    <w:p w14:paraId="3DE79A56" w14:textId="74A17067" w:rsidR="003E0C70" w:rsidRPr="00805F76" w:rsidDel="00CF619B" w:rsidRDefault="003E0C7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735" w:author="Douglas Souza" w:date="2024-10-20T16:20:00Z">
            <w:rPr/>
          </w:rPrChange>
        </w:rPr>
        <w:pPrChange w:id="738" w:author="Douglas Souza [2]" w:date="2026-09-05T16:54:00Z" w16du:dateUtc="2026-09-05T19:54:00Z">
          <w:pPr>
            <w:jc w:val="both"/>
          </w:pPr>
        </w:pPrChange>
      </w:pPr>
    </w:p>
    <w:p w14:paraId="0BA2411A" w14:textId="50FFD827" w:rsidR="0082774D" w:rsidRPr="00805F76" w:rsidRDefault="00D7040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739" w:author="Douglas Souza" w:date="2024-10-20T16:20:00Z">
            <w:rPr/>
          </w:rPrChange>
        </w:rPr>
        <w:pPrChange w:id="740" w:author="Douglas Souza [2]" w:date="2026-09-05T16:54:00Z" w16du:dateUtc="2026-09-05T19:54:00Z">
          <w:pPr>
            <w:jc w:val="both"/>
          </w:pPr>
        </w:pPrChange>
      </w:pPr>
      <w:r>
        <w:rPr>
          <w:rFonts w:ascii="Times New Roman" w:hAnsi="Times New Roman" w:cs="Times New Roman"/>
          <w:sz w:val="24"/>
          <w:szCs w:val="24"/>
        </w:rPr>
        <w:t>*</w:t>
      </w:r>
      <w:r w:rsidR="0082774D" w:rsidRPr="00805F76">
        <w:rPr>
          <w:rFonts w:ascii="Times New Roman" w:hAnsi="Times New Roman" w:cs="Times New Roman"/>
          <w:sz w:val="24"/>
          <w:szCs w:val="24"/>
          <w:rPrChange w:id="743" w:author="Douglas Souza" w:date="2024-10-20T16:20:00Z">
            <w:rPr/>
          </w:rPrChange>
        </w:rPr>
        <w:t xml:space="preserve">Importante </w:t>
      </w:r>
      <w:r w:rsidR="0082774D" w:rsidRPr="00805F76">
        <w:rPr>
          <w:rFonts w:ascii="Times New Roman" w:hAnsi="Times New Roman" w:cs="Times New Roman"/>
          <w:sz w:val="24"/>
          <w:szCs w:val="24"/>
          <w:rPrChange w:id="745" w:author="Douglas Souza" w:date="2024-10-20T16:20:00Z">
            <w:rPr/>
          </w:rPrChange>
        </w:rPr>
        <w:t>lembrar que</w:t>
      </w:r>
      <w:r w:rsidR="0082774D" w:rsidRPr="00805F76">
        <w:rPr>
          <w:rFonts w:ascii="Times New Roman" w:hAnsi="Times New Roman" w:cs="Times New Roman"/>
          <w:sz w:val="24"/>
          <w:szCs w:val="24"/>
          <w:rPrChange w:id="747" w:author="Douglas Souza" w:date="2024-10-20T16:20:00Z">
            <w:rPr/>
          </w:rPrChange>
        </w:rPr>
        <w:t xml:space="preserve"> apesar de prestar um serviço completo de Assessoria no que tange ao seu processo de financiamento imobiliário</w:t>
      </w:r>
      <w:r w:rsidR="0082774D" w:rsidRPr="00805F76">
        <w:rPr>
          <w:rFonts w:ascii="Times New Roman" w:hAnsi="Times New Roman" w:cs="Times New Roman"/>
          <w:sz w:val="24"/>
          <w:szCs w:val="24"/>
          <w:rPrChange w:id="749" w:author="Douglas Souza" w:date="2024-10-20T16:20:00Z">
            <w:rPr/>
          </w:rPrChange>
        </w:rPr>
        <w:t xml:space="preserve"> e estarmos dispostos, interessados e disponíveis a finalizar o mais rápido e da forma menos burocrática o possível o seu processo de financiamento, seguimos maiores diretrizes e limitações da própria instituição bancária. Ou seja, </w:t>
      </w:r>
      <w:r w:rsidR="0082774D" w:rsidRPr="00805F76">
        <w:rPr>
          <w:rFonts w:ascii="Times New Roman" w:hAnsi="Times New Roman" w:cs="Times New Roman"/>
          <w:sz w:val="24"/>
          <w:szCs w:val="24"/>
          <w:rPrChange w:id="751" w:author="Douglas Souza" w:date="2024-10-20T16:20:00Z">
            <w:rPr/>
          </w:rPrChange>
        </w:rPr>
        <w:t>grande parte do processo não depende apenas de nossa proatividade.</w:t>
      </w:r>
    </w:p>
    <w:p w14:paraId="45A8F8D5" w14:textId="2CCA502C" w:rsidR="00987082" w:rsidRPr="00805F76" w:rsidDel="00805F76" w:rsidRDefault="0098708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rPrChange w:id="753" w:author="Douglas Souza" w:date="2024-10-20T16:20:00Z">
            <w:rPr>
              <w:b/>
              <w:bCs/>
            </w:rPr>
          </w:rPrChange>
        </w:rPr>
        <w:pPrChange w:id="755" w:author="Douglas Souza [2]" w:date="2026-09-05T16:54:00Z" w16du:dateUtc="2026-09-05T19:54:00Z">
          <w:pPr>
            <w:jc w:val="both"/>
          </w:pPr>
        </w:pPrChange>
      </w:pPr>
    </w:p>
    <w:p w14:paraId="17458B6F" w14:textId="77777777" w:rsidR="00987082" w:rsidRPr="00805F76" w:rsidRDefault="0098708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rPrChange w:id="756" w:author="Douglas Souza" w:date="2024-10-20T16:20:00Z">
            <w:rPr>
              <w:b/>
              <w:bCs/>
            </w:rPr>
          </w:rPrChange>
        </w:rPr>
        <w:pPrChange w:id="757" w:author="Douglas Souza [2]" w:date="2026-09-05T16:54:00Z" w16du:dateUtc="2026-09-05T19:54:00Z">
          <w:pPr>
            <w:jc w:val="both"/>
          </w:pPr>
        </w:pPrChange>
      </w:pPr>
    </w:p>
    <w:p w14:paraId="6A729413" w14:textId="6E8A2B38" w:rsidR="00CF1291" w:rsidRPr="00805F76" w:rsidRDefault="00AD58C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rPrChange w:id="758" w:author="Douglas Souza" w:date="2024-10-20T16:20:00Z">
            <w:rPr>
              <w:b/>
              <w:bCs/>
            </w:rPr>
          </w:rPrChange>
        </w:rPr>
        <w:pPrChange w:id="759" w:author="Douglas Souza [2]" w:date="2026-09-05T16:54:00Z" w16du:dateUtc="2026-09-05T19:54:00Z">
          <w:pPr>
            <w:jc w:val="both"/>
          </w:pPr>
        </w:pPrChange>
      </w:pPr>
      <w:r w:rsidRPr="00805F76">
        <w:rPr>
          <w:rFonts w:ascii="Times New Roman" w:hAnsi="Times New Roman" w:cs="Times New Roman"/>
          <w:noProof/>
          <w:sz w:val="24"/>
          <w:szCs w:val="24"/>
          <w:rPrChange w:id="760" w:author="Douglas Souza" w:date="2024-10-20T16:20:00Z">
            <w:rPr>
              <w:noProof/>
            </w:rPr>
          </w:rPrChange>
        </w:rPr>
        <w:lastRenderedPageBreak/>
        <w:drawing>
          <wp:anchor distT="0" distB="0" distL="114300" distR="114300" simplePos="0" relativeHeight="251666432" behindDoc="1" locked="0" layoutInCell="1" allowOverlap="1" wp14:anchorId="3233361D" wp14:editId="6BE96CBE">
            <wp:simplePos x="0" y="0"/>
            <wp:positionH relativeFrom="margin">
              <wp:align>left</wp:align>
            </wp:positionH>
            <wp:positionV relativeFrom="paragraph">
              <wp:posOffset>375581</wp:posOffset>
            </wp:positionV>
            <wp:extent cx="1474470" cy="1977390"/>
            <wp:effectExtent l="0" t="0" r="0" b="3810"/>
            <wp:wrapTight wrapText="bothSides">
              <wp:wrapPolygon edited="0">
                <wp:start x="6698" y="0"/>
                <wp:lineTo x="3628" y="208"/>
                <wp:lineTo x="279" y="2081"/>
                <wp:lineTo x="279" y="4162"/>
                <wp:lineTo x="1953" y="6659"/>
                <wp:lineTo x="0" y="8532"/>
                <wp:lineTo x="0" y="16231"/>
                <wp:lineTo x="1953" y="19977"/>
                <wp:lineTo x="1674" y="21434"/>
                <wp:lineTo x="8093" y="21434"/>
                <wp:lineTo x="8372" y="19977"/>
                <wp:lineTo x="9488" y="16647"/>
                <wp:lineTo x="14791" y="13318"/>
                <wp:lineTo x="17302" y="13318"/>
                <wp:lineTo x="20651" y="11445"/>
                <wp:lineTo x="20930" y="9364"/>
                <wp:lineTo x="9767" y="6659"/>
                <wp:lineTo x="10047" y="4578"/>
                <wp:lineTo x="10047" y="2913"/>
                <wp:lineTo x="9209" y="832"/>
                <wp:lineTo x="8372" y="0"/>
                <wp:lineTo x="6698" y="0"/>
              </wp:wrapPolygon>
            </wp:wrapTight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4470" cy="197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1291" w:rsidRPr="00805F76">
        <w:rPr>
          <w:rFonts w:ascii="Times New Roman" w:hAnsi="Times New Roman" w:cs="Times New Roman"/>
          <w:b/>
          <w:bCs/>
          <w:sz w:val="24"/>
          <w:szCs w:val="24"/>
          <w:rPrChange w:id="761" w:author="Douglas Souza" w:date="2024-10-20T16:20:00Z">
            <w:rPr>
              <w:b/>
              <w:bCs/>
            </w:rPr>
          </w:rPrChange>
        </w:rPr>
        <w:t xml:space="preserve">DICAS: </w:t>
      </w:r>
    </w:p>
    <w:p w14:paraId="48A797DC" w14:textId="1890D5D5" w:rsidR="00CF1291" w:rsidRPr="00805F76" w:rsidRDefault="00CF129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762" w:author="Douglas Souza" w:date="2024-10-20T16:20:00Z">
            <w:rPr/>
          </w:rPrChange>
        </w:rPr>
        <w:pPrChange w:id="763" w:author="Douglas Souza [2]" w:date="2026-09-05T16:54:00Z" w16du:dateUtc="2026-09-05T19:54:00Z">
          <w:pPr>
            <w:jc w:val="both"/>
          </w:pPr>
        </w:pPrChange>
      </w:pPr>
      <w:r w:rsidRPr="00805F76">
        <w:rPr>
          <w:rFonts w:ascii="Times New Roman" w:hAnsi="Times New Roman" w:cs="Times New Roman"/>
          <w:sz w:val="24"/>
          <w:szCs w:val="24"/>
          <w:rPrChange w:id="764" w:author="Douglas Souza" w:date="2024-10-20T16:20:00Z">
            <w:rPr/>
          </w:rPrChange>
        </w:rPr>
        <w:t xml:space="preserve">Sempre confira todo e qualquer </w:t>
      </w:r>
      <w:r w:rsidR="00DD7962" w:rsidRPr="00805F76">
        <w:rPr>
          <w:rFonts w:ascii="Times New Roman" w:hAnsi="Times New Roman" w:cs="Times New Roman"/>
          <w:sz w:val="24"/>
          <w:szCs w:val="24"/>
          <w:rPrChange w:id="765" w:author="Douglas Souza" w:date="2024-10-20T16:20:00Z">
            <w:rPr/>
          </w:rPrChange>
        </w:rPr>
        <w:t>d</w:t>
      </w:r>
      <w:r w:rsidRPr="00805F76">
        <w:rPr>
          <w:rFonts w:ascii="Times New Roman" w:hAnsi="Times New Roman" w:cs="Times New Roman"/>
          <w:sz w:val="24"/>
          <w:szCs w:val="24"/>
          <w:rPrChange w:id="766" w:author="Douglas Souza" w:date="2024-10-20T16:20:00Z">
            <w:rPr/>
          </w:rPrChange>
        </w:rPr>
        <w:t xml:space="preserve">ocumento antes da assinatura do mesmo! É nestes documentos que contém as informações referente aos seus dados e condições da operação! </w:t>
      </w:r>
    </w:p>
    <w:p w14:paraId="6079AF88" w14:textId="27B799EB" w:rsidR="00CF1291" w:rsidRPr="00805F76" w:rsidRDefault="00CF129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767" w:author="Douglas Souza" w:date="2024-10-20T16:20:00Z">
            <w:rPr/>
          </w:rPrChange>
        </w:rPr>
        <w:pPrChange w:id="768" w:author="Douglas Souza [2]" w:date="2026-09-05T16:54:00Z" w16du:dateUtc="2026-09-05T19:54:00Z">
          <w:pPr>
            <w:jc w:val="both"/>
          </w:pPr>
        </w:pPrChange>
      </w:pPr>
      <w:r w:rsidRPr="00E764C0">
        <w:rPr>
          <w:rFonts w:ascii="Times New Roman" w:hAnsi="Times New Roman" w:cs="Times New Roman"/>
          <w:sz w:val="24"/>
          <w:szCs w:val="24"/>
          <w:u w:val="single"/>
          <w:rPrChange w:id="769" w:author="Douglas Souza [2]" w:date="2026-09-02T15:18:00Z" w16du:dateUtc="2026-09-02T18:18:00Z">
            <w:rPr/>
          </w:rPrChange>
        </w:rPr>
        <w:t>Envie sua documentação de forma mais legível possível</w:t>
      </w:r>
      <w:r w:rsidRPr="00805F76">
        <w:rPr>
          <w:rFonts w:ascii="Times New Roman" w:hAnsi="Times New Roman" w:cs="Times New Roman"/>
          <w:sz w:val="24"/>
          <w:szCs w:val="24"/>
          <w:rPrChange w:id="770" w:author="Douglas Souza" w:date="2024-10-20T16:20:00Z">
            <w:rPr/>
          </w:rPrChange>
        </w:rPr>
        <w:t>, pois a conferência dos seus dados é feita de acordo com elas! Evitando também, pendências no processo</w:t>
      </w:r>
      <w:r w:rsidR="0082774D" w:rsidRPr="00805F76">
        <w:rPr>
          <w:rFonts w:ascii="Times New Roman" w:hAnsi="Times New Roman" w:cs="Times New Roman"/>
          <w:sz w:val="24"/>
          <w:szCs w:val="24"/>
          <w:rPrChange w:id="772" w:author="Douglas Souza" w:date="2024-10-20T16:20:00Z">
            <w:rPr/>
          </w:rPrChange>
        </w:rPr>
        <w:t>.</w:t>
      </w:r>
      <w:r w:rsidRPr="00805F76">
        <w:rPr>
          <w:rFonts w:ascii="Times New Roman" w:hAnsi="Times New Roman" w:cs="Times New Roman"/>
          <w:sz w:val="24"/>
          <w:szCs w:val="24"/>
          <w:rPrChange w:id="775" w:author="Douglas Souza" w:date="2024-10-20T16:20:00Z">
            <w:rPr/>
          </w:rPrChange>
        </w:rPr>
        <w:t xml:space="preserve"> </w:t>
      </w:r>
    </w:p>
    <w:p w14:paraId="424B50AB" w14:textId="013AFD2F" w:rsidR="00092F81" w:rsidDel="00FF554F" w:rsidRDefault="00CF129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  <w:pPrChange w:id="777" w:author="Douglas Souza [2]" w:date="2026-09-05T16:54:00Z" w16du:dateUtc="2026-09-05T19:54:00Z">
          <w:pPr>
            <w:jc w:val="both"/>
          </w:pPr>
        </w:pPrChange>
      </w:pPr>
      <w:r w:rsidRPr="00805F76">
        <w:rPr>
          <w:rFonts w:ascii="Times New Roman" w:hAnsi="Times New Roman" w:cs="Times New Roman"/>
          <w:sz w:val="24"/>
          <w:szCs w:val="24"/>
          <w:rPrChange w:id="778" w:author="Douglas Souza" w:date="2024-10-20T16:20:00Z">
            <w:rPr/>
          </w:rPrChange>
        </w:rPr>
        <w:t>A PRIME</w:t>
      </w:r>
      <w:r w:rsidRPr="00805F76">
        <w:rPr>
          <w:rFonts w:ascii="Times New Roman" w:hAnsi="Times New Roman" w:cs="Times New Roman"/>
          <w:sz w:val="24"/>
          <w:szCs w:val="24"/>
          <w:rPrChange w:id="781" w:author="Douglas Souza" w:date="2024-10-20T16:20:00Z">
            <w:rPr/>
          </w:rPrChange>
        </w:rPr>
        <w:t xml:space="preserve"> presta Assessoria Imobiliária completa para te auxiliar na realização do seu sonho! Por isso, não deixe de retirar todas as suas dúvidas no momento em que elas surgirem</w:t>
      </w:r>
      <w:r w:rsidR="0082774D" w:rsidRPr="00805F76">
        <w:rPr>
          <w:rFonts w:ascii="Times New Roman" w:hAnsi="Times New Roman" w:cs="Times New Roman"/>
          <w:sz w:val="24"/>
          <w:szCs w:val="24"/>
          <w:rPrChange w:id="783" w:author="Douglas Souza" w:date="2024-10-20T16:20:00Z">
            <w:rPr/>
          </w:rPrChange>
        </w:rPr>
        <w:t xml:space="preserve">. </w:t>
      </w:r>
      <w:r w:rsidR="0082774D" w:rsidRPr="00805F76">
        <w:rPr>
          <w:rFonts w:ascii="Times New Roman" w:hAnsi="Times New Roman" w:cs="Times New Roman"/>
          <w:b/>
          <w:bCs/>
          <w:sz w:val="24"/>
          <w:szCs w:val="24"/>
          <w:rPrChange w:id="784" w:author="Douglas Souza" w:date="2024-10-20T16:20:00Z">
            <w:rPr/>
          </w:rPrChange>
        </w:rPr>
        <w:t>Não</w:t>
      </w:r>
      <w:r w:rsidR="0082774D" w:rsidRPr="00805F76">
        <w:rPr>
          <w:rFonts w:ascii="Times New Roman" w:hAnsi="Times New Roman" w:cs="Times New Roman"/>
          <w:b/>
          <w:bCs/>
          <w:sz w:val="24"/>
          <w:szCs w:val="24"/>
          <w:rPrChange w:id="786" w:author="Douglas Souza" w:date="2024-10-20T16:20:00Z">
            <w:rPr/>
          </w:rPrChange>
        </w:rPr>
        <w:t xml:space="preserve"> hesite em usar o nosso grupo de WhatsApp referente ao seu processo para nos acionar</w:t>
      </w:r>
      <w:r w:rsidR="00DC53F8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="00DC53F8" w:rsidRPr="00DC53F8">
        <w:rPr>
          <w:rFonts w:ascii="Times New Roman" w:hAnsi="Times New Roman" w:cs="Times New Roman"/>
          <w:b/>
          <w:bCs/>
          <w:sz w:val="24"/>
          <w:szCs w:val="24"/>
          <w:u w:val="single"/>
          <w:rPrChange w:id="788" w:author="Douglas Souza [2]" w:date="2026-09-05T16:21:00Z" w16du:dateUtc="2026-09-05T19:21:00Z">
            <w:rPr>
              <w:rFonts w:ascii="Times New Roman" w:hAnsi="Times New Roman" w:cs="Times New Roman"/>
              <w:b/>
              <w:bCs/>
              <w:sz w:val="24"/>
              <w:szCs w:val="24"/>
            </w:rPr>
          </w:rPrChange>
        </w:rPr>
        <w:t>este é o nosso principal meio de comunicação sobre os processos em andamento</w:t>
      </w:r>
      <w:r w:rsidR="00DC53F8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0E096379" w14:textId="77777777" w:rsidR="00FF554F" w:rsidRDefault="00FF554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  <w:pPrChange w:id="797" w:author="Douglas Souza [2]" w:date="2026-09-05T16:54:00Z" w16du:dateUtc="2026-09-05T19:54:00Z">
          <w:pPr>
            <w:jc w:val="both"/>
          </w:pPr>
        </w:pPrChange>
      </w:pPr>
    </w:p>
    <w:p w14:paraId="2853CB35" w14:textId="77777777" w:rsidR="00FF554F" w:rsidRDefault="00FF554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  <w:pPrChange w:id="799" w:author="Douglas Souza [2]" w:date="2026-09-05T16:54:00Z" w16du:dateUtc="2026-09-05T19:54:00Z">
          <w:pPr>
            <w:jc w:val="both"/>
          </w:pPr>
        </w:pPrChange>
      </w:pPr>
    </w:p>
    <w:p w14:paraId="4FEC9D35" w14:textId="43CC0B3C" w:rsidR="00FF554F" w:rsidRPr="00805F76" w:rsidRDefault="00FF554F">
      <w:p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  <w:rPrChange w:id="801" w:author="Douglas Souza" w:date="2024-10-20T16:20:00Z">
            <w:rPr>
              <w:i/>
              <w:iCs/>
              <w:u w:val="single"/>
            </w:rPr>
          </w:rPrChange>
        </w:rPr>
        <w:pPrChange w:id="803" w:author="Douglas Souza [2]" w:date="2026-09-05T16:54:00Z" w16du:dateUtc="2026-09-05T19:54:00Z">
          <w:pPr>
            <w:jc w:val="both"/>
          </w:pPr>
        </w:pPrChange>
      </w:pPr>
      <w:r>
        <w:rPr>
          <w:rFonts w:ascii="Times New Roman" w:hAnsi="Times New Roman" w:cs="Times New Roman"/>
          <w:b/>
          <w:bCs/>
          <w:sz w:val="24"/>
          <w:szCs w:val="24"/>
        </w:rPr>
        <w:t>SEGUROS OBRIGATÓRIOS – Lei nº 4.380/1984 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Decreto nº 73/1966</w:t>
      </w:r>
    </w:p>
    <w:p w14:paraId="11A07A56" w14:textId="2D0D92E6" w:rsidR="00805F76" w:rsidRPr="00805F76" w:rsidDel="00D70409" w:rsidRDefault="00805F76">
      <w:pPr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  <w:u w:val="single"/>
          <w:rPrChange w:id="807" w:author="Douglas Souza" w:date="2024-10-20T16:20:00Z">
            <w:rPr>
              <w:i/>
              <w:iCs/>
              <w:u w:val="single"/>
            </w:rPr>
          </w:rPrChange>
        </w:rPr>
        <w:pPrChange w:id="809" w:author="Douglas Souza [2]" w:date="2026-09-05T16:54:00Z" w16du:dateUtc="2026-09-05T19:54:00Z">
          <w:pPr>
            <w:jc w:val="both"/>
          </w:pPr>
        </w:pPrChange>
      </w:pPr>
    </w:p>
    <w:p w14:paraId="4A42D894" w14:textId="644F0AB5" w:rsidR="00CF6E6C" w:rsidRPr="00805F76" w:rsidDel="0082774D" w:rsidRDefault="00CF6E6C">
      <w:pPr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  <w:u w:val="single"/>
          <w:rPrChange w:id="811" w:author="Douglas Souza" w:date="2024-10-20T16:20:00Z">
            <w:rPr>
              <w:i/>
              <w:iCs/>
              <w:u w:val="single"/>
            </w:rPr>
          </w:rPrChange>
        </w:rPr>
        <w:pPrChange w:id="813" w:author="Douglas Souza [2]" w:date="2026-09-05T16:54:00Z" w16du:dateUtc="2026-09-05T19:54:00Z">
          <w:pPr>
            <w:jc w:val="both"/>
          </w:pPr>
        </w:pPrChange>
      </w:pPr>
    </w:p>
    <w:p w14:paraId="0A952CF1" w14:textId="4B6ECABA" w:rsidR="006C6549" w:rsidRPr="00805F76" w:rsidDel="0082774D" w:rsidRDefault="006C654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rPrChange w:id="815" w:author="Douglas Souza" w:date="2024-10-20T16:20:00Z">
            <w:rPr>
              <w:b/>
              <w:bCs/>
              <w:sz w:val="32"/>
              <w:szCs w:val="32"/>
            </w:rPr>
          </w:rPrChange>
        </w:rPr>
        <w:pPrChange w:id="817" w:author="Douglas Souza [2]" w:date="2026-09-05T16:54:00Z" w16du:dateUtc="2026-09-05T19:54:00Z">
          <w:pPr/>
        </w:pPrChange>
      </w:pPr>
    </w:p>
    <w:p w14:paraId="3D6D308D" w14:textId="664DE830" w:rsidR="00987082" w:rsidRPr="00D70409" w:rsidDel="00D70409" w:rsidRDefault="0098708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819" w:author="Douglas Souza" w:date="2024-10-20T16:33:00Z">
            <w:rPr/>
          </w:rPrChange>
        </w:rPr>
        <w:pPrChange w:id="821" w:author="Douglas Souza [2]" w:date="2026-09-05T16:54:00Z" w16du:dateUtc="2026-09-05T19:54:00Z">
          <w:pPr>
            <w:jc w:val="center"/>
          </w:pPr>
        </w:pPrChange>
      </w:pPr>
    </w:p>
    <w:p w14:paraId="13C1BC1B" w14:textId="06CC78FF" w:rsidR="0037665E" w:rsidRPr="00D70409" w:rsidDel="00FF554F" w:rsidRDefault="0037665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rPrChange w:id="825" w:author="Douglas Souza" w:date="2024-10-20T16:33:00Z">
            <w:rPr>
              <w:rFonts w:cstheme="minorHAnsi"/>
              <w:b/>
              <w:bCs/>
            </w:rPr>
          </w:rPrChange>
        </w:rPr>
        <w:pPrChange w:id="827" w:author="Douglas Souza [2]" w:date="2026-09-05T16:54:00Z" w16du:dateUtc="2026-09-05T19:54:00Z">
          <w:pPr>
            <w:spacing w:after="0"/>
            <w:jc w:val="center"/>
          </w:pPr>
        </w:pPrChange>
      </w:pPr>
    </w:p>
    <w:p w14:paraId="491F40D2" w14:textId="60992B3F" w:rsidR="0037665E" w:rsidRPr="00805F76" w:rsidDel="00FF554F" w:rsidRDefault="0037665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rPrChange w:id="832" w:author="Douglas Souza" w:date="2024-10-20T16:20:00Z">
            <w:rPr>
              <w:rFonts w:cstheme="minorHAnsi"/>
              <w:shd w:val="clear" w:color="auto" w:fill="FFFFFF"/>
            </w:rPr>
          </w:rPrChange>
        </w:rPr>
        <w:pPrChange w:id="834" w:author="Douglas Souza [2]" w:date="2026-09-05T16:54:00Z" w16du:dateUtc="2026-09-05T19:54:00Z">
          <w:pPr>
            <w:spacing w:after="0"/>
            <w:jc w:val="center"/>
          </w:pPr>
        </w:pPrChange>
      </w:pPr>
    </w:p>
    <w:p w14:paraId="257DA186" w14:textId="6F1CF39D" w:rsidR="00CF6E6C" w:rsidRPr="00805F76" w:rsidDel="00FF554F" w:rsidRDefault="00CF6E6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rPrChange w:id="838" w:author="Douglas Souza" w:date="2024-10-20T16:20:00Z">
            <w:rPr>
              <w:rFonts w:cstheme="minorHAnsi"/>
              <w:shd w:val="clear" w:color="auto" w:fill="FFFFFF"/>
            </w:rPr>
          </w:rPrChange>
        </w:rPr>
        <w:pPrChange w:id="840" w:author="Douglas Souza [2]" w:date="2026-09-05T16:54:00Z" w16du:dateUtc="2026-09-05T19:54:00Z">
          <w:pPr>
            <w:spacing w:after="0"/>
            <w:jc w:val="center"/>
          </w:pPr>
        </w:pPrChange>
      </w:pPr>
    </w:p>
    <w:p w14:paraId="217710EC" w14:textId="74125E87" w:rsidR="00D70409" w:rsidRDefault="00D70409">
      <w:pPr>
        <w:pStyle w:val="SemEspaamento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  <w:pPrChange w:id="842" w:author="Douglas Souza [2]" w:date="2026-09-05T16:54:00Z" w16du:dateUtc="2026-09-05T19:54:00Z">
          <w:pPr>
            <w:pStyle w:val="SemEspaamento"/>
          </w:pPr>
        </w:pPrChange>
      </w:pPr>
      <w:r>
        <w:rPr>
          <w:rFonts w:ascii="Times New Roman" w:hAnsi="Times New Roman" w:cs="Times New Roman"/>
          <w:sz w:val="24"/>
          <w:szCs w:val="24"/>
        </w:rPr>
        <w:t xml:space="preserve">Todo </w:t>
      </w:r>
      <w:r w:rsidR="00FF554F">
        <w:rPr>
          <w:rFonts w:ascii="Times New Roman" w:hAnsi="Times New Roman" w:cs="Times New Roman"/>
          <w:sz w:val="24"/>
          <w:szCs w:val="24"/>
        </w:rPr>
        <w:t>financiamento imobiliário tem, por obrigatoriedade legal, embutido em suas prestações dois seguros, sendo eles:</w:t>
      </w:r>
    </w:p>
    <w:p w14:paraId="79EEEC4E" w14:textId="77777777" w:rsidR="00FF554F" w:rsidRPr="00D70409" w:rsidRDefault="00FF554F">
      <w:pPr>
        <w:pStyle w:val="SemEspaamento"/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846" w:author="Douglas Souza" w:date="2024-10-20T16:32:00Z">
            <w:rPr>
              <w:rFonts w:ascii="Times New Roman" w:hAnsi="Times New Roman" w:cs="Times New Roman"/>
              <w:b/>
              <w:bCs/>
              <w:sz w:val="24"/>
              <w:szCs w:val="24"/>
            </w:rPr>
          </w:rPrChange>
        </w:rPr>
        <w:pPrChange w:id="848" w:author="Douglas Souza [2]" w:date="2026-09-05T16:54:00Z" w16du:dateUtc="2026-09-05T19:54:00Z">
          <w:pPr>
            <w:pStyle w:val="SemEspaamento"/>
          </w:pPr>
        </w:pPrChange>
      </w:pPr>
    </w:p>
    <w:p w14:paraId="68306CEC" w14:textId="5BC2BDE3" w:rsidR="0037665E" w:rsidRPr="00805F76" w:rsidRDefault="0037665E">
      <w:pPr>
        <w:pStyle w:val="SemEspaamento"/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849" w:author="Douglas Souza" w:date="2024-10-20T16:20:00Z">
            <w:rPr/>
          </w:rPrChange>
        </w:rPr>
        <w:pPrChange w:id="850" w:author="Douglas Souza [2]" w:date="2026-09-05T16:54:00Z" w16du:dateUtc="2026-09-05T19:54:00Z">
          <w:pPr>
            <w:pStyle w:val="SemEspaamento"/>
          </w:pPr>
        </w:pPrChange>
      </w:pPr>
      <w:r w:rsidRPr="00805F76">
        <w:rPr>
          <w:rFonts w:ascii="Times New Roman" w:hAnsi="Times New Roman" w:cs="Times New Roman"/>
          <w:b/>
          <w:bCs/>
          <w:sz w:val="24"/>
          <w:szCs w:val="24"/>
          <w:rPrChange w:id="851" w:author="Douglas Souza" w:date="2024-10-20T16:20:00Z">
            <w:rPr>
              <w:b/>
              <w:bCs/>
            </w:rPr>
          </w:rPrChange>
        </w:rPr>
        <w:t>MIP</w:t>
      </w:r>
      <w:r w:rsidRPr="00805F76">
        <w:rPr>
          <w:rFonts w:ascii="Times New Roman" w:hAnsi="Times New Roman" w:cs="Times New Roman"/>
          <w:sz w:val="24"/>
          <w:szCs w:val="24"/>
          <w:rPrChange w:id="852" w:author="Douglas Souza" w:date="2024-10-20T16:20:00Z">
            <w:rPr/>
          </w:rPrChange>
        </w:rPr>
        <w:t xml:space="preserve"> - Cobertura para morte, invalidez permanente: Pode ser acionado em caso de invalidez permanente de um dos titulares do financiamento (quando existe composição de renda) ou em caso de morte. Nesses casos, o saldo do financiamento é integralmente quitado. </w:t>
      </w:r>
      <w:r w:rsidRPr="00805F76">
        <w:rPr>
          <w:rFonts w:ascii="Times New Roman" w:hAnsi="Times New Roman" w:cs="Times New Roman"/>
          <w:sz w:val="24"/>
          <w:szCs w:val="24"/>
          <w:rPrChange w:id="853" w:author="Douglas Souza" w:date="2024-10-20T16:20:00Z">
            <w:rPr/>
          </w:rPrChange>
        </w:rPr>
        <w:br/>
      </w:r>
      <w:r w:rsidR="003E0C70">
        <w:rPr>
          <w:rFonts w:ascii="Times New Roman" w:hAnsi="Times New Roman" w:cs="Times New Roman"/>
          <w:sz w:val="24"/>
          <w:szCs w:val="24"/>
        </w:rPr>
        <w:t>Como regra, a</w:t>
      </w:r>
      <w:r w:rsidRPr="00805F76">
        <w:rPr>
          <w:rFonts w:ascii="Times New Roman" w:hAnsi="Times New Roman" w:cs="Times New Roman"/>
          <w:sz w:val="24"/>
          <w:szCs w:val="24"/>
          <w:rPrChange w:id="857" w:author="Douglas Souza" w:date="2024-10-20T16:20:00Z">
            <w:rPr/>
          </w:rPrChange>
        </w:rPr>
        <w:t xml:space="preserve"> alíquota do seguro MIP é calculada com base na faixa etária do cliente</w:t>
      </w:r>
      <w:r w:rsidR="00BB1342" w:rsidRPr="00805F76">
        <w:rPr>
          <w:rFonts w:ascii="Times New Roman" w:hAnsi="Times New Roman" w:cs="Times New Roman"/>
          <w:sz w:val="24"/>
          <w:szCs w:val="24"/>
          <w:rPrChange w:id="858" w:author="Douglas Souza" w:date="2024-10-20T16:20:00Z">
            <w:rPr/>
          </w:rPrChange>
        </w:rPr>
        <w:t xml:space="preserve">, </w:t>
      </w:r>
      <w:r w:rsidRPr="00805F76">
        <w:rPr>
          <w:rFonts w:ascii="Times New Roman" w:hAnsi="Times New Roman" w:cs="Times New Roman"/>
          <w:sz w:val="24"/>
          <w:szCs w:val="24"/>
          <w:rPrChange w:id="859" w:author="Douglas Souza" w:date="2024-10-20T16:20:00Z">
            <w:rPr/>
          </w:rPrChange>
        </w:rPr>
        <w:t>que é multiplicada ao saldo devedor mensalmente atualizado</w:t>
      </w:r>
      <w:r w:rsidR="003E0C70">
        <w:rPr>
          <w:rFonts w:ascii="Times New Roman" w:hAnsi="Times New Roman" w:cs="Times New Roman"/>
          <w:sz w:val="24"/>
          <w:szCs w:val="24"/>
        </w:rPr>
        <w:t xml:space="preserve"> (O banco Santander é uma exceção).</w:t>
      </w:r>
    </w:p>
    <w:p w14:paraId="6D2EEBB4" w14:textId="67126C18" w:rsidR="006C6549" w:rsidDel="002711C3" w:rsidRDefault="0037665E">
      <w:pPr>
        <w:pStyle w:val="SemEspaamento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  <w:pPrChange w:id="864" w:author="Douglas Souza [2]" w:date="2026-09-05T16:54:00Z" w16du:dateUtc="2026-09-05T19:54:00Z">
          <w:pPr>
            <w:pStyle w:val="SemEspaamento"/>
          </w:pPr>
        </w:pPrChange>
      </w:pPr>
      <w:r w:rsidRPr="00805F76">
        <w:rPr>
          <w:rFonts w:ascii="Times New Roman" w:hAnsi="Times New Roman" w:cs="Times New Roman"/>
          <w:b/>
          <w:bCs/>
          <w:sz w:val="24"/>
          <w:szCs w:val="24"/>
          <w:rPrChange w:id="865" w:author="Douglas Souza" w:date="2024-10-20T16:20:00Z">
            <w:rPr>
              <w:b/>
              <w:bCs/>
            </w:rPr>
          </w:rPrChange>
        </w:rPr>
        <w:t>DFI</w:t>
      </w:r>
      <w:r w:rsidRPr="00805F76">
        <w:rPr>
          <w:rFonts w:ascii="Times New Roman" w:hAnsi="Times New Roman" w:cs="Times New Roman"/>
          <w:sz w:val="24"/>
          <w:szCs w:val="24"/>
          <w:rPrChange w:id="866" w:author="Douglas Souza" w:date="2024-10-20T16:20:00Z">
            <w:rPr/>
          </w:rPrChange>
        </w:rPr>
        <w:t xml:space="preserve"> </w:t>
      </w:r>
      <w:r w:rsidR="00BB1342" w:rsidRPr="00805F76">
        <w:rPr>
          <w:rFonts w:ascii="Times New Roman" w:hAnsi="Times New Roman" w:cs="Times New Roman"/>
          <w:sz w:val="24"/>
          <w:szCs w:val="24"/>
          <w:rPrChange w:id="867" w:author="Douglas Souza" w:date="2024-10-20T16:20:00Z">
            <w:rPr/>
          </w:rPrChange>
        </w:rPr>
        <w:t>–</w:t>
      </w:r>
      <w:r w:rsidRPr="00805F76">
        <w:rPr>
          <w:rFonts w:ascii="Times New Roman" w:hAnsi="Times New Roman" w:cs="Times New Roman"/>
          <w:sz w:val="24"/>
          <w:szCs w:val="24"/>
          <w:rPrChange w:id="868" w:author="Douglas Souza" w:date="2024-10-20T16:20:00Z">
            <w:rPr/>
          </w:rPrChange>
        </w:rPr>
        <w:t xml:space="preserve"> Abrange</w:t>
      </w:r>
      <w:r w:rsidR="00BB1342" w:rsidRPr="00805F76">
        <w:rPr>
          <w:rFonts w:ascii="Times New Roman" w:hAnsi="Times New Roman" w:cs="Times New Roman"/>
          <w:sz w:val="24"/>
          <w:szCs w:val="24"/>
          <w:rPrChange w:id="869" w:author="Douglas Souza" w:date="2024-10-20T16:20:00Z">
            <w:rPr/>
          </w:rPrChange>
        </w:rPr>
        <w:t xml:space="preserve"> ocorrências como incêndio, vendaval, destelhamento e inundação. Nestes casos, os estragos são pagos pela seguradora contratada. A indenização será igual ao valor necessário para restaurar o imóvel, deixando-o em condições idênticas às que apresentava antes do sinistro. Observação: o DFI não cobre problemas oriundos da má construção.</w:t>
      </w:r>
    </w:p>
    <w:p w14:paraId="5B18F542" w14:textId="77777777" w:rsidR="002711C3" w:rsidRDefault="002711C3">
      <w:pPr>
        <w:pStyle w:val="SemEspaamento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  <w:pPrChange w:id="871" w:author="Douglas Souza [2]" w:date="2026-09-05T16:54:00Z" w16du:dateUtc="2026-09-05T19:54:00Z">
          <w:pPr>
            <w:pStyle w:val="SemEspaamento"/>
            <w:jc w:val="both"/>
          </w:pPr>
        </w:pPrChange>
      </w:pPr>
    </w:p>
    <w:p w14:paraId="413360BD" w14:textId="77777777" w:rsidR="002711C3" w:rsidRDefault="002711C3">
      <w:pPr>
        <w:pStyle w:val="SemEspaamento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  <w:pPrChange w:id="873" w:author="Douglas Souza [2]" w:date="2026-09-05T16:54:00Z" w16du:dateUtc="2026-09-05T19:54:00Z">
          <w:pPr>
            <w:pStyle w:val="SemEspaamento"/>
          </w:pPr>
        </w:pPrChange>
      </w:pPr>
    </w:p>
    <w:p w14:paraId="446E6E32" w14:textId="486915C4" w:rsidR="00C76E93" w:rsidDel="002711C3" w:rsidRDefault="00C76E93">
      <w:pPr>
        <w:pStyle w:val="SemEspaamento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  <w:pPrChange w:id="876" w:author="Douglas Souza [2]" w:date="2026-09-05T16:54:00Z" w16du:dateUtc="2026-09-05T19:54:00Z">
          <w:pPr>
            <w:pStyle w:val="SemEspaamento"/>
          </w:pPr>
        </w:pPrChange>
      </w:pPr>
    </w:p>
    <w:p w14:paraId="2F08B45A" w14:textId="1EFC733A" w:rsidR="00FF5159" w:rsidRPr="00FF5159" w:rsidRDefault="003A7437">
      <w:pPr>
        <w:pStyle w:val="SemEspaamento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rPrChange w:id="878" w:author="Douglas Souza [2]" w:date="2026-09-02T15:43:00Z" w16du:dateUtc="2026-09-02T18:43:00Z">
            <w:rPr>
              <w:rFonts w:ascii="Times New Roman" w:hAnsi="Times New Roman" w:cs="Times New Roman"/>
              <w:b/>
              <w:bCs/>
              <w:i/>
              <w:iCs/>
              <w:sz w:val="24"/>
              <w:szCs w:val="24"/>
              <w:u w:val="single"/>
            </w:rPr>
          </w:rPrChange>
        </w:rPr>
        <w:pPrChange w:id="880" w:author="Douglas Souza [2]" w:date="2026-09-05T16:54:00Z" w16du:dateUtc="2026-09-05T19:54:00Z">
          <w:pPr>
            <w:jc w:val="both"/>
          </w:pPr>
        </w:pPrChange>
      </w:pPr>
      <w:r>
        <w:rPr>
          <w:rFonts w:ascii="Times New Roman" w:hAnsi="Times New Roman" w:cs="Times New Roman"/>
          <w:b/>
          <w:bCs/>
          <w:sz w:val="24"/>
          <w:szCs w:val="24"/>
        </w:rPr>
        <w:t>SOBRE SFI E SFH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- </w:t>
      </w:r>
      <w:r w:rsidRPr="003A7437">
        <w:rPr>
          <w:rFonts w:ascii="Times New Roman" w:hAnsi="Times New Roman" w:cs="Times New Roman"/>
          <w:b/>
          <w:bCs/>
          <w:sz w:val="24"/>
          <w:szCs w:val="24"/>
        </w:rPr>
        <w:t>Lei nº 4.380 de 1964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e </w:t>
      </w:r>
      <w:r w:rsidRPr="003A7437">
        <w:rPr>
          <w:rFonts w:ascii="Times New Roman" w:hAnsi="Times New Roman" w:cs="Times New Roman"/>
          <w:b/>
          <w:bCs/>
          <w:sz w:val="24"/>
          <w:szCs w:val="24"/>
        </w:rPr>
        <w:t>Lei nº 9.514 de 1997</w:t>
      </w:r>
    </w:p>
    <w:p w14:paraId="575CF41B" w14:textId="0274CB96" w:rsidR="003A7437" w:rsidRDefault="00DC53F8">
      <w:pPr>
        <w:pStyle w:val="SemEspaamento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  <w:pPrChange w:id="884" w:author="Douglas Souza [2]" w:date="2026-09-05T16:54:00Z" w16du:dateUtc="2026-09-05T19:54:00Z">
          <w:pPr>
            <w:pStyle w:val="SemEspaamento"/>
          </w:pPr>
        </w:pPrChange>
      </w:pPr>
      <w:r w:rsidRPr="00805F76">
        <w:rPr>
          <w:rFonts w:ascii="Times New Roman" w:hAnsi="Times New Roman" w:cs="Times New Roman"/>
          <w:noProof/>
          <w:sz w:val="24"/>
          <w:szCs w:val="24"/>
          <w:rPrChange w:id="886" w:author="Douglas Souza" w:date="2024-10-20T16:20:00Z">
            <w:rPr>
              <w:rFonts w:cstheme="minorHAnsi"/>
              <w:noProof/>
            </w:rPr>
          </w:rPrChange>
        </w:rPr>
        <w:lastRenderedPageBreak/>
        <w:drawing>
          <wp:anchor distT="0" distB="0" distL="114300" distR="114300" simplePos="0" relativeHeight="251701760" behindDoc="0" locked="0" layoutInCell="1" allowOverlap="1" wp14:anchorId="3717F2C6" wp14:editId="55B2EE17">
            <wp:simplePos x="0" y="0"/>
            <wp:positionH relativeFrom="margin">
              <wp:align>left</wp:align>
            </wp:positionH>
            <wp:positionV relativeFrom="paragraph">
              <wp:posOffset>36195</wp:posOffset>
            </wp:positionV>
            <wp:extent cx="1346200" cy="1943100"/>
            <wp:effectExtent l="0" t="0" r="0" b="0"/>
            <wp:wrapSquare wrapText="bothSides"/>
            <wp:docPr id="1251412408" name="Imagem 1251412408" descr="Imagem digital fictícia de personagem de desenho animad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m 18" descr="Imagem digital fictícia de personagem de desenho animad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620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7437">
        <w:rPr>
          <w:rFonts w:ascii="Times New Roman" w:hAnsi="Times New Roman" w:cs="Times New Roman"/>
          <w:sz w:val="24"/>
          <w:szCs w:val="24"/>
        </w:rPr>
        <w:t xml:space="preserve">O seu contrato de financiamento imobiliário pode ser regido pelo </w:t>
      </w:r>
      <w:r w:rsidR="003A7437">
        <w:rPr>
          <w:rFonts w:ascii="Times New Roman" w:hAnsi="Times New Roman" w:cs="Times New Roman"/>
          <w:sz w:val="24"/>
          <w:szCs w:val="24"/>
        </w:rPr>
        <w:t xml:space="preserve">Sistema Financeiro de Habitação (SFH) </w:t>
      </w:r>
      <w:r w:rsidR="003A7437" w:rsidRPr="003A7437">
        <w:rPr>
          <w:rFonts w:ascii="Times New Roman" w:hAnsi="Times New Roman" w:cs="Times New Roman"/>
          <w:sz w:val="24"/>
          <w:szCs w:val="24"/>
          <w:u w:val="single"/>
          <w:rPrChange w:id="890" w:author="Douglas Souza [2]" w:date="2026-09-02T15:23:00Z" w16du:dateUtc="2026-09-02T18:23:00Z">
            <w:rPr>
              <w:rFonts w:ascii="Times New Roman" w:hAnsi="Times New Roman" w:cs="Times New Roman"/>
              <w:sz w:val="24"/>
              <w:szCs w:val="24"/>
            </w:rPr>
          </w:rPrChange>
        </w:rPr>
        <w:t>ou</w:t>
      </w:r>
      <w:r w:rsidR="003A7437">
        <w:rPr>
          <w:rFonts w:ascii="Times New Roman" w:hAnsi="Times New Roman" w:cs="Times New Roman"/>
          <w:sz w:val="24"/>
          <w:szCs w:val="24"/>
        </w:rPr>
        <w:t xml:space="preserve"> pelo</w:t>
      </w:r>
      <w:r w:rsidR="003A7437">
        <w:rPr>
          <w:rFonts w:ascii="Times New Roman" w:hAnsi="Times New Roman" w:cs="Times New Roman"/>
          <w:sz w:val="24"/>
          <w:szCs w:val="24"/>
        </w:rPr>
        <w:t xml:space="preserve"> Sistema de Financiamento Imobiliário (SFI)</w:t>
      </w:r>
      <w:r w:rsidR="003A7437">
        <w:rPr>
          <w:rFonts w:ascii="Times New Roman" w:hAnsi="Times New Roman" w:cs="Times New Roman"/>
          <w:sz w:val="24"/>
          <w:szCs w:val="24"/>
        </w:rPr>
        <w:t>. A principal diferença entre eles será o tipo de imóvel (SFH para imóveis residenciais</w:t>
      </w:r>
      <w:r w:rsidR="003A7437">
        <w:rPr>
          <w:rFonts w:ascii="Times New Roman" w:hAnsi="Times New Roman" w:cs="Times New Roman"/>
          <w:sz w:val="24"/>
          <w:szCs w:val="24"/>
        </w:rPr>
        <w:t xml:space="preserve"> e taxa de juros nominal anual menor do que 12%</w:t>
      </w:r>
      <w:r w:rsidR="003A7437">
        <w:rPr>
          <w:rFonts w:ascii="Times New Roman" w:hAnsi="Times New Roman" w:cs="Times New Roman"/>
          <w:sz w:val="24"/>
          <w:szCs w:val="24"/>
        </w:rPr>
        <w:t xml:space="preserve">) </w:t>
      </w:r>
      <w:r w:rsidR="003A7437">
        <w:rPr>
          <w:rFonts w:ascii="Times New Roman" w:hAnsi="Times New Roman" w:cs="Times New Roman"/>
          <w:sz w:val="24"/>
          <w:szCs w:val="24"/>
        </w:rPr>
        <w:t xml:space="preserve">e o desconto (ou não) </w:t>
      </w:r>
      <w:r w:rsidR="003A7437">
        <w:rPr>
          <w:rFonts w:ascii="Times New Roman" w:hAnsi="Times New Roman" w:cs="Times New Roman"/>
          <w:sz w:val="24"/>
          <w:szCs w:val="24"/>
        </w:rPr>
        <w:t xml:space="preserve">de 50% no cartório na hora do pagamento do seu registro. </w:t>
      </w:r>
      <w:r w:rsidR="003A7437" w:rsidRPr="003A7437">
        <w:rPr>
          <w:rFonts w:ascii="Times New Roman" w:hAnsi="Times New Roman" w:cs="Times New Roman"/>
          <w:sz w:val="24"/>
          <w:szCs w:val="24"/>
          <w:u w:val="single"/>
          <w:rPrChange w:id="897" w:author="Douglas Souza [2]" w:date="2026-09-02T15:25:00Z" w16du:dateUtc="2026-09-02T18:25:00Z">
            <w:rPr>
              <w:rFonts w:ascii="Times New Roman" w:hAnsi="Times New Roman" w:cs="Times New Roman"/>
              <w:sz w:val="24"/>
              <w:szCs w:val="24"/>
            </w:rPr>
          </w:rPrChange>
        </w:rPr>
        <w:t>Note que se o contrato for enquadrado no SFI, o comprador não terá direito a este desconto</w:t>
      </w:r>
      <w:r w:rsidR="003A7437">
        <w:rPr>
          <w:rFonts w:ascii="Times New Roman" w:hAnsi="Times New Roman" w:cs="Times New Roman"/>
          <w:sz w:val="24"/>
          <w:szCs w:val="24"/>
        </w:rPr>
        <w:t xml:space="preserve">, visto que é uma medida garantida pelo SFH e não é disposta no SFI. </w:t>
      </w:r>
    </w:p>
    <w:p w14:paraId="0BDB7D76" w14:textId="23228554" w:rsidR="00FF554F" w:rsidDel="003A7437" w:rsidRDefault="00FF554F">
      <w:pPr>
        <w:pStyle w:val="SemEspaamento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  <w:pPrChange w:id="900" w:author="Douglas Souza [2]" w:date="2026-09-05T16:54:00Z" w16du:dateUtc="2026-09-05T19:54:00Z">
          <w:pPr>
            <w:pStyle w:val="SemEspaamento"/>
          </w:pPr>
        </w:pPrChange>
      </w:pPr>
    </w:p>
    <w:p w14:paraId="12167B07" w14:textId="77777777" w:rsidR="000925C9" w:rsidRDefault="000925C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  <w:pPrChange w:id="902" w:author="Douglas Souza [2]" w:date="2026-09-05T16:54:00Z" w16du:dateUtc="2026-09-05T19:54:00Z">
          <w:pPr>
            <w:jc w:val="center"/>
          </w:pPr>
        </w:pPrChange>
      </w:pPr>
    </w:p>
    <w:p w14:paraId="0FE9CBA4" w14:textId="40C0AD82" w:rsidR="00FF554F" w:rsidRPr="00FF554F" w:rsidRDefault="00FF554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rPrChange w:id="904" w:author="Douglas Souza" w:date="2024-10-20T16:36:00Z">
            <w:rPr>
              <w:rFonts w:ascii="Times New Roman" w:hAnsi="Times New Roman" w:cs="Times New Roman"/>
              <w:sz w:val="24"/>
              <w:szCs w:val="24"/>
            </w:rPr>
          </w:rPrChange>
        </w:rPr>
        <w:pPrChange w:id="906" w:author="Douglas Souza [2]" w:date="2026-09-05T16:54:00Z" w16du:dateUtc="2026-09-05T19:54:00Z">
          <w:pPr>
            <w:jc w:val="center"/>
          </w:pPr>
        </w:pPrChange>
      </w:pPr>
      <w:r w:rsidRPr="00FF554F">
        <w:rPr>
          <w:rFonts w:ascii="Times New Roman" w:hAnsi="Times New Roman" w:cs="Times New Roman"/>
          <w:b/>
          <w:bCs/>
          <w:sz w:val="28"/>
          <w:szCs w:val="28"/>
          <w:rPrChange w:id="908" w:author="Douglas Souza" w:date="2024-10-20T16:36:00Z">
            <w:rPr>
              <w:rFonts w:ascii="Times New Roman" w:hAnsi="Times New Roman" w:cs="Times New Roman"/>
              <w:b/>
              <w:bCs/>
              <w:sz w:val="24"/>
              <w:szCs w:val="24"/>
            </w:rPr>
          </w:rPrChange>
        </w:rPr>
        <w:t>CONFERÊNCIA DE DADOS DO SEU FINANCIAMENTO</w:t>
      </w:r>
    </w:p>
    <w:p w14:paraId="7ADAEF81" w14:textId="03D1EBB7" w:rsidR="00FF554F" w:rsidDel="0026564D" w:rsidRDefault="00FF55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  <w:pPrChange w:id="910" w:author="Douglas Souza [2]" w:date="2026-09-05T16:54:00Z" w16du:dateUtc="2026-09-05T19:54:00Z">
          <w:pPr>
            <w:jc w:val="both"/>
          </w:pPr>
        </w:pPrChange>
      </w:pPr>
    </w:p>
    <w:p w14:paraId="37868F3A" w14:textId="7685A237" w:rsidR="0026564D" w:rsidRPr="00805F76" w:rsidDel="005562B6" w:rsidRDefault="0026564D">
      <w:pPr>
        <w:pStyle w:val="SemEspaamento"/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913" w:author="Douglas Souza" w:date="2024-10-20T16:20:00Z">
            <w:rPr/>
          </w:rPrChange>
        </w:rPr>
        <w:pPrChange w:id="916" w:author="Douglas Souza [2]" w:date="2026-09-05T16:54:00Z" w16du:dateUtc="2026-09-05T19:54:00Z">
          <w:pPr>
            <w:pStyle w:val="SemEspaamento"/>
          </w:pPr>
        </w:pPrChange>
      </w:pPr>
    </w:p>
    <w:p w14:paraId="2EDC718A" w14:textId="6941BA6D" w:rsidR="00C44E65" w:rsidRPr="00805F76" w:rsidDel="00805F76" w:rsidRDefault="00C44E6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rPrChange w:id="918" w:author="Douglas Souza" w:date="2024-10-20T16:20:00Z">
            <w:rPr>
              <w:rFonts w:cstheme="minorHAnsi"/>
            </w:rPr>
          </w:rPrChange>
        </w:rPr>
        <w:pPrChange w:id="920" w:author="Douglas Souza [2]" w:date="2026-09-05T16:54:00Z" w16du:dateUtc="2026-09-05T19:54:00Z">
          <w:pPr>
            <w:jc w:val="both"/>
          </w:pPr>
        </w:pPrChange>
      </w:pPr>
    </w:p>
    <w:p w14:paraId="48F02F90" w14:textId="02E9B106" w:rsidR="003D23A2" w:rsidRDefault="0090622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  <w:pPrChange w:id="922" w:author="Douglas Souza [2]" w:date="2026-09-05T16:54:00Z" w16du:dateUtc="2026-09-05T19:54:00Z">
          <w:pPr>
            <w:jc w:val="both"/>
          </w:pPr>
        </w:pPrChange>
      </w:pPr>
      <w:r w:rsidRPr="00805F76">
        <w:rPr>
          <w:rFonts w:ascii="Times New Roman" w:hAnsi="Times New Roman" w:cs="Times New Roman"/>
          <w:b/>
          <w:bCs/>
          <w:sz w:val="24"/>
          <w:szCs w:val="24"/>
          <w:rPrChange w:id="923" w:author="Douglas Souza" w:date="2024-10-20T16:20:00Z">
            <w:rPr>
              <w:rFonts w:cstheme="minorHAnsi"/>
              <w:b/>
              <w:bCs/>
            </w:rPr>
          </w:rPrChange>
        </w:rPr>
        <w:t>Proponente</w:t>
      </w:r>
      <w:r w:rsidR="001E77A8">
        <w:rPr>
          <w:rFonts w:ascii="Times New Roman" w:hAnsi="Times New Roman" w:cs="Times New Roman"/>
          <w:b/>
          <w:bCs/>
          <w:sz w:val="24"/>
          <w:szCs w:val="24"/>
        </w:rPr>
        <w:t xml:space="preserve"> principal</w:t>
      </w:r>
      <w:r w:rsidR="00A733CB">
        <w:rPr>
          <w:rFonts w:ascii="Times New Roman" w:hAnsi="Times New Roman" w:cs="Times New Roman"/>
          <w:b/>
          <w:bCs/>
          <w:sz w:val="24"/>
          <w:szCs w:val="24"/>
        </w:rPr>
        <w:t>:  {proponente}</w:t>
      </w:r>
    </w:p>
    <w:p w14:paraId="30DC8682" w14:textId="593E8E7E" w:rsidR="008D4E59" w:rsidDel="003A7437" w:rsidRDefault="008D4E5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  <w:pPrChange w:id="933" w:author="Douglas Souza [2]" w:date="2026-09-05T16:54:00Z" w16du:dateUtc="2026-09-05T19:54:00Z">
          <w:pPr>
            <w:jc w:val="both"/>
          </w:pPr>
        </w:pPrChange>
      </w:pPr>
    </w:p>
    <w:p w14:paraId="6734DCF1" w14:textId="3EA0334C" w:rsidR="00BB1444" w:rsidRPr="003D23A2" w:rsidRDefault="00BF4C0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  <w:pPrChange w:id="935" w:author="Douglas Souza [2]" w:date="2026-09-05T16:54:00Z" w16du:dateUtc="2026-09-05T19:54:00Z">
          <w:pPr>
            <w:jc w:val="both"/>
          </w:pPr>
        </w:pPrChange>
      </w:pPr>
      <w:r w:rsidR="001E77A8">
        <w:rPr>
          <w:rFonts w:ascii="Times New Roman" w:hAnsi="Times New Roman" w:cs="Times New Roman"/>
          <w:b/>
          <w:bCs/>
          <w:sz w:val="24"/>
          <w:szCs w:val="24"/>
        </w:rPr>
        <w:t>Proponente secundário</w:t>
      </w:r>
      <w:r w:rsidR="00BB1444">
        <w:rPr>
          <w:rFonts w:ascii="Times New Roman" w:hAnsi="Times New Roman" w:cs="Times New Roman"/>
          <w:b/>
          <w:bCs/>
          <w:sz w:val="24"/>
          <w:szCs w:val="24"/>
        </w:rPr>
        <w:t>:  {conjuge}</w:t>
      </w:r>
    </w:p>
    <w:p w14:paraId="159F561F" w14:textId="415D838D" w:rsidR="006945AE" w:rsidDel="003E4892" w:rsidRDefault="00C0508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  <w:pPrChange w:id="941" w:author="Douglas Souza [2]" w:date="2026-09-05T16:54:00Z" w16du:dateUtc="2026-09-05T19:54:00Z">
          <w:pPr>
            <w:jc w:val="both"/>
          </w:pPr>
        </w:pPrChange>
      </w:pPr>
    </w:p>
    <w:p w14:paraId="4C0291F3" w14:textId="74346B58" w:rsidR="00C44E65" w:rsidRPr="00805F76" w:rsidDel="003E4892" w:rsidRDefault="00C44E6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rPrChange w:id="945" w:author="Douglas Souza" w:date="2024-10-20T16:20:00Z">
            <w:rPr>
              <w:rFonts w:cstheme="minorHAnsi"/>
            </w:rPr>
          </w:rPrChange>
        </w:rPr>
        <w:pPrChange w:id="947" w:author="Douglas Souza [2]" w:date="2026-09-05T16:54:00Z" w16du:dateUtc="2026-09-05T19:54:00Z">
          <w:pPr>
            <w:autoSpaceDE w:val="0"/>
            <w:autoSpaceDN w:val="0"/>
            <w:adjustRightInd w:val="0"/>
            <w:spacing w:after="0" w:line="240" w:lineRule="auto"/>
          </w:pPr>
        </w:pPrChange>
      </w:pPr>
    </w:p>
    <w:p w14:paraId="19A606EC" w14:textId="16588F78" w:rsidR="00C44E65" w:rsidRPr="00805F76" w:rsidRDefault="00C44E6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rPrChange w:id="953" w:author="Douglas Souza" w:date="2024-10-20T16:20:00Z">
            <w:rPr>
              <w:rFonts w:cstheme="minorHAnsi"/>
            </w:rPr>
          </w:rPrChange>
        </w:rPr>
        <w:pPrChange w:id="954" w:author="Douglas Souza [2]" w:date="2026-09-05T16:54:00Z" w16du:dateUtc="2026-09-05T19:54:00Z">
          <w:pPr>
            <w:autoSpaceDE w:val="0"/>
            <w:autoSpaceDN w:val="0"/>
            <w:adjustRightInd w:val="0"/>
            <w:spacing w:after="0" w:line="240" w:lineRule="auto"/>
          </w:pPr>
        </w:pPrChange>
      </w:pPr>
      <w:r w:rsidR="003F049E" w:rsidRPr="00805F76">
        <w:rPr>
          <w:rFonts w:ascii="Times New Roman" w:hAnsi="Times New Roman" w:cs="Times New Roman"/>
          <w:b/>
          <w:bCs/>
          <w:sz w:val="24"/>
          <w:szCs w:val="24"/>
          <w:rPrChange w:id="957" w:author="Douglas Souza" w:date="2024-10-20T16:20:00Z">
            <w:rPr>
              <w:rFonts w:cstheme="minorHAnsi"/>
              <w:b/>
              <w:bCs/>
            </w:rPr>
          </w:rPrChange>
        </w:rPr>
        <w:t>Corretor/</w:t>
      </w:r>
      <w:r w:rsidR="003F049E" w:rsidRPr="00805F76">
        <w:rPr>
          <w:rFonts w:ascii="Times New Roman" w:hAnsi="Times New Roman" w:cs="Times New Roman"/>
          <w:b/>
          <w:bCs/>
          <w:sz w:val="24"/>
          <w:szCs w:val="24"/>
          <w:rPrChange w:id="960" w:author="Douglas Souza" w:date="2024-10-20T16:20:00Z">
            <w:rPr>
              <w:rFonts w:cstheme="minorHAnsi"/>
              <w:b/>
              <w:bCs/>
            </w:rPr>
          </w:rPrChange>
        </w:rPr>
        <w:t>Imobiliária</w:t>
      </w:r>
      <w:r w:rsidRPr="00805F76">
        <w:rPr>
          <w:rFonts w:ascii="Times New Roman" w:hAnsi="Times New Roman" w:cs="Times New Roman"/>
          <w:sz w:val="24"/>
          <w:szCs w:val="24"/>
          <w:rPrChange w:id="961" w:author="Douglas Souza" w:date="2024-10-20T16:20:00Z">
            <w:rPr>
              <w:rFonts w:cstheme="minorHAnsi"/>
            </w:rPr>
          </w:rPrChange>
        </w:rPr>
        <w:t>:  {corretor}</w:t>
      </w:r>
    </w:p>
    <w:p w14:paraId="7C7C19BA" w14:textId="1E6BFBC2" w:rsidR="00C44E65" w:rsidRPr="00805F76" w:rsidDel="003A7437" w:rsidRDefault="00C44E6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rPrChange w:id="967" w:author="Douglas Souza" w:date="2024-10-20T16:20:00Z">
            <w:rPr>
              <w:rFonts w:cstheme="minorHAnsi"/>
            </w:rPr>
          </w:rPrChange>
        </w:rPr>
        <w:pPrChange w:id="969" w:author="Douglas Souza [2]" w:date="2026-09-05T16:54:00Z" w16du:dateUtc="2026-09-05T19:54:00Z">
          <w:pPr>
            <w:autoSpaceDE w:val="0"/>
            <w:autoSpaceDN w:val="0"/>
            <w:adjustRightInd w:val="0"/>
            <w:spacing w:after="0" w:line="240" w:lineRule="auto"/>
          </w:pPr>
        </w:pPrChange>
      </w:pPr>
    </w:p>
    <w:p w14:paraId="6675BCAF" w14:textId="498A3007" w:rsidR="00C44E65" w:rsidRPr="00805F76" w:rsidRDefault="00C44E6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rPrChange w:id="970" w:author="Douglas Souza" w:date="2024-10-20T16:20:00Z">
            <w:rPr>
              <w:rFonts w:cstheme="minorHAnsi"/>
              <w:b/>
              <w:bCs/>
            </w:rPr>
          </w:rPrChange>
        </w:rPr>
        <w:pPrChange w:id="971" w:author="Douglas Souza [2]" w:date="2026-09-05T16:54:00Z" w16du:dateUtc="2026-09-05T19:54:00Z">
          <w:pPr>
            <w:autoSpaceDE w:val="0"/>
            <w:autoSpaceDN w:val="0"/>
            <w:adjustRightInd w:val="0"/>
            <w:spacing w:after="0" w:line="240" w:lineRule="auto"/>
          </w:pPr>
        </w:pPrChange>
      </w:pPr>
      <w:r w:rsidR="004E04C3">
        <w:rPr>
          <w:rFonts w:ascii="Times New Roman" w:hAnsi="Times New Roman" w:cs="Times New Roman"/>
          <w:b/>
          <w:bCs/>
          <w:sz w:val="24"/>
          <w:szCs w:val="24"/>
        </w:rPr>
        <w:t>Banco</w:t>
      </w:r>
      <w:r w:rsidR="00906221" w:rsidRPr="00805F76">
        <w:rPr>
          <w:rFonts w:ascii="Times New Roman" w:hAnsi="Times New Roman" w:cs="Times New Roman"/>
          <w:b/>
          <w:bCs/>
          <w:sz w:val="24"/>
          <w:szCs w:val="24"/>
          <w:rPrChange w:id="976" w:author="Douglas Souza" w:date="2024-10-20T16:20:00Z">
            <w:rPr>
              <w:rFonts w:cstheme="minorHAnsi"/>
              <w:b/>
              <w:bCs/>
            </w:rPr>
          </w:rPrChange>
        </w:rPr>
        <w:t>:  {banco}</w:t>
      </w:r>
    </w:p>
    <w:p w14:paraId="7EC34CCA" w14:textId="181E409A" w:rsidR="00906221" w:rsidRPr="00805F76" w:rsidDel="002711C3" w:rsidRDefault="002711C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rPrChange w:id="988" w:author="Douglas Souza" w:date="2024-10-20T16:20:00Z">
            <w:rPr>
              <w:rFonts w:cstheme="minorHAnsi"/>
            </w:rPr>
          </w:rPrChange>
        </w:rPr>
        <w:pPrChange w:id="990" w:author="Douglas Souza [2]" w:date="2026-09-05T16:54:00Z" w16du:dateUtc="2026-09-05T19:54:00Z">
          <w:pPr>
            <w:autoSpaceDE w:val="0"/>
            <w:autoSpaceDN w:val="0"/>
            <w:adjustRightInd w:val="0"/>
            <w:spacing w:after="0" w:line="240" w:lineRule="auto"/>
          </w:pPr>
        </w:pPrChange>
      </w:pPr>
      <w:r w:rsidR="00C44E65" w:rsidRPr="00805F76">
        <w:rPr>
          <w:rFonts w:ascii="Times New Roman" w:hAnsi="Times New Roman" w:cs="Times New Roman"/>
          <w:b/>
          <w:bCs/>
          <w:sz w:val="24"/>
          <w:szCs w:val="24"/>
          <w:rPrChange w:id="993" w:author="Douglas Souza" w:date="2024-10-20T16:20:00Z">
            <w:rPr>
              <w:rFonts w:cstheme="minorHAnsi"/>
              <w:b/>
              <w:bCs/>
            </w:rPr>
          </w:rPrChange>
        </w:rPr>
        <w:t>A</w:t>
      </w:r>
    </w:p>
    <w:p w14:paraId="116457F1" w14:textId="3BE192D2" w:rsidR="00C44E65" w:rsidDel="002711C3" w:rsidRDefault="00C44E6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="002711C3">
        <w:rPr>
          <w:rFonts w:ascii="Times New Roman" w:hAnsi="Times New Roman" w:cs="Times New Roman"/>
          <w:b/>
          <w:bCs/>
          <w:sz w:val="24"/>
          <w:szCs w:val="24"/>
        </w:rPr>
        <w:t xml:space="preserve">Agência: {agencia}                 </w:t>
      </w:r>
      <w:r w:rsidR="009B6897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</w:t>
      </w:r>
      <w:r w:rsidR="002711C3">
        <w:rPr>
          <w:rFonts w:ascii="Times New Roman" w:hAnsi="Times New Roman" w:cs="Times New Roman"/>
          <w:b/>
          <w:bCs/>
          <w:sz w:val="24"/>
          <w:szCs w:val="24"/>
        </w:rPr>
        <w:t xml:space="preserve">         Conta Corrente:</w:t>
      </w:r>
      <w:r w:rsidRPr="00805F76">
        <w:rPr>
          <w:rFonts w:ascii="Times New Roman" w:hAnsi="Times New Roman" w:cs="Times New Roman"/>
          <w:sz w:val="24"/>
          <w:szCs w:val="24"/>
          <w:rPrChange w:id="1012" w:author="Douglas Souza" w:date="2024-10-20T16:20:00Z">
            <w:rPr>
              <w:rFonts w:cstheme="minorHAnsi"/>
            </w:rPr>
          </w:rPrChange>
        </w:rPr>
        <w:t xml:space="preserve">  {conta}</w:t>
      </w:r>
    </w:p>
    <w:p w14:paraId="6A634674" w14:textId="77777777" w:rsidR="002711C3" w:rsidRPr="00805F76" w:rsidRDefault="002711C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rPrChange w:id="1022" w:author="Douglas Souza" w:date="2024-10-20T16:20:00Z">
            <w:rPr>
              <w:rFonts w:cstheme="minorHAnsi"/>
            </w:rPr>
          </w:rPrChange>
        </w:rPr>
        <w:pPrChange w:id="1024" w:author="Douglas Souza [2]" w:date="2026-09-05T16:54:00Z" w16du:dateUtc="2026-09-05T19:54:00Z">
          <w:pPr>
            <w:autoSpaceDE w:val="0"/>
            <w:autoSpaceDN w:val="0"/>
            <w:adjustRightInd w:val="0"/>
            <w:spacing w:after="0" w:line="240" w:lineRule="auto"/>
          </w:pPr>
        </w:pPrChange>
      </w:pPr>
    </w:p>
    <w:p w14:paraId="518E619C" w14:textId="247B7D7D" w:rsidR="00C44E65" w:rsidRPr="00805F76" w:rsidDel="002711C3" w:rsidRDefault="00C44E6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rPrChange w:id="1026" w:author="Douglas Souza" w:date="2024-10-20T16:20:00Z">
            <w:rPr>
              <w:rFonts w:cstheme="minorHAnsi"/>
              <w:b/>
              <w:bCs/>
            </w:rPr>
          </w:rPrChange>
        </w:rPr>
        <w:pPrChange w:id="1028" w:author="Douglas Souza [2]" w:date="2026-09-05T16:54:00Z" w16du:dateUtc="2026-09-05T19:54:00Z">
          <w:pPr>
            <w:autoSpaceDE w:val="0"/>
            <w:autoSpaceDN w:val="0"/>
            <w:adjustRightInd w:val="0"/>
            <w:spacing w:after="0" w:line="240" w:lineRule="auto"/>
          </w:pPr>
        </w:pPrChange>
      </w:pPr>
    </w:p>
    <w:p w14:paraId="19B344D7" w14:textId="699B6222" w:rsidR="00C44E65" w:rsidRPr="00805F76" w:rsidDel="008D4E59" w:rsidRDefault="00C44E6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rPrChange w:id="1033" w:author="Douglas Souza" w:date="2024-10-20T16:20:00Z">
            <w:rPr>
              <w:rFonts w:cstheme="minorHAnsi"/>
              <w:b/>
              <w:bCs/>
            </w:rPr>
          </w:rPrChange>
        </w:rPr>
        <w:pPrChange w:id="1035" w:author="Douglas Souza [2]" w:date="2026-09-05T16:54:00Z" w16du:dateUtc="2026-09-05T19:54:00Z">
          <w:pPr>
            <w:autoSpaceDE w:val="0"/>
            <w:autoSpaceDN w:val="0"/>
            <w:adjustRightInd w:val="0"/>
            <w:spacing w:after="0" w:line="240" w:lineRule="auto"/>
          </w:pPr>
        </w:pPrChange>
      </w:pPr>
    </w:p>
    <w:p w14:paraId="0374C60C" w14:textId="67B4948E" w:rsidR="00C44E65" w:rsidRPr="00805F76" w:rsidRDefault="00C44E6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rPrChange w:id="1036" w:author="Douglas Souza" w:date="2024-10-20T16:20:00Z">
            <w:rPr>
              <w:rFonts w:cstheme="minorHAnsi"/>
            </w:rPr>
          </w:rPrChange>
        </w:rPr>
        <w:pPrChange w:id="1037" w:author="Douglas Souza [2]" w:date="2026-09-05T16:54:00Z" w16du:dateUtc="2026-09-05T19:54:00Z">
          <w:pPr>
            <w:autoSpaceDE w:val="0"/>
            <w:autoSpaceDN w:val="0"/>
            <w:adjustRightInd w:val="0"/>
            <w:spacing w:after="0" w:line="240" w:lineRule="auto"/>
          </w:pPr>
        </w:pPrChange>
      </w:pPr>
      <w:r w:rsidR="006F3E89">
        <w:rPr>
          <w:rFonts w:ascii="Times New Roman" w:hAnsi="Times New Roman" w:cs="Times New Roman"/>
          <w:b/>
          <w:bCs/>
          <w:sz w:val="24"/>
          <w:szCs w:val="24"/>
        </w:rPr>
        <w:t>Produto</w:t>
      </w:r>
      <w:r w:rsidR="00906221" w:rsidRPr="00805F76">
        <w:rPr>
          <w:rFonts w:ascii="Times New Roman" w:hAnsi="Times New Roman" w:cs="Times New Roman"/>
          <w:b/>
          <w:bCs/>
          <w:sz w:val="24"/>
          <w:szCs w:val="24"/>
          <w:rPrChange w:id="1042" w:author="Douglas Souza" w:date="2024-10-20T16:20:00Z">
            <w:rPr>
              <w:rFonts w:cstheme="minorHAnsi"/>
              <w:b/>
              <w:bCs/>
            </w:rPr>
          </w:rPrChange>
        </w:rPr>
        <w:t>:  {produto}</w:t>
      </w:r>
    </w:p>
    <w:p w14:paraId="7A7FD9DF" w14:textId="6616574F" w:rsidR="00C44E65" w:rsidRPr="00805F76" w:rsidDel="002711C3" w:rsidRDefault="00C44E6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rPrChange w:id="1049" w:author="Douglas Souza" w:date="2024-10-20T16:20:00Z">
            <w:rPr>
              <w:rFonts w:cstheme="minorHAnsi"/>
              <w:b/>
              <w:bCs/>
            </w:rPr>
          </w:rPrChange>
        </w:rPr>
        <w:pPrChange w:id="1051" w:author="Douglas Souza [2]" w:date="2026-09-05T16:54:00Z" w16du:dateUtc="2026-09-05T19:54:00Z">
          <w:pPr>
            <w:autoSpaceDE w:val="0"/>
            <w:autoSpaceDN w:val="0"/>
            <w:adjustRightInd w:val="0"/>
            <w:spacing w:after="0" w:line="240" w:lineRule="auto"/>
          </w:pPr>
        </w:pPrChange>
      </w:pPr>
    </w:p>
    <w:p w14:paraId="5E438C31" w14:textId="5944652A" w:rsidR="00C44E65" w:rsidRPr="00805F76" w:rsidRDefault="00C44E6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rPrChange w:id="1052" w:author="Douglas Souza" w:date="2024-10-20T16:20:00Z">
            <w:rPr>
              <w:rFonts w:cstheme="minorHAnsi"/>
            </w:rPr>
          </w:rPrChange>
        </w:rPr>
        <w:pPrChange w:id="1053" w:author="Douglas Souza [2]" w:date="2026-09-05T16:54:00Z" w16du:dateUtc="2026-09-05T19:54:00Z">
          <w:pPr>
            <w:autoSpaceDE w:val="0"/>
            <w:autoSpaceDN w:val="0"/>
            <w:adjustRightInd w:val="0"/>
            <w:spacing w:after="0" w:line="240" w:lineRule="auto"/>
          </w:pPr>
        </w:pPrChange>
      </w:pPr>
      <w:r w:rsidRPr="00805F76">
        <w:rPr>
          <w:rFonts w:ascii="Times New Roman" w:hAnsi="Times New Roman" w:cs="Times New Roman"/>
          <w:b/>
          <w:bCs/>
          <w:sz w:val="24"/>
          <w:szCs w:val="24"/>
          <w:rPrChange w:id="1054" w:author="Douglas Souza" w:date="2024-10-20T16:20:00Z">
            <w:rPr>
              <w:rFonts w:cstheme="minorHAnsi"/>
              <w:b/>
              <w:bCs/>
            </w:rPr>
          </w:rPrChange>
        </w:rPr>
        <w:t>V</w:t>
      </w:r>
      <w:r w:rsidR="00906221" w:rsidRPr="00805F76">
        <w:rPr>
          <w:rFonts w:ascii="Times New Roman" w:hAnsi="Times New Roman" w:cs="Times New Roman"/>
          <w:b/>
          <w:bCs/>
          <w:sz w:val="24"/>
          <w:szCs w:val="24"/>
          <w:rPrChange w:id="1055" w:author="Douglas Souza" w:date="2024-10-20T16:20:00Z">
            <w:rPr>
              <w:rFonts w:cstheme="minorHAnsi"/>
              <w:b/>
              <w:bCs/>
            </w:rPr>
          </w:rPrChange>
        </w:rPr>
        <w:t>alor do imóvel:  {valor_imovel}</w:t>
      </w:r>
    </w:p>
    <w:p w14:paraId="3FC07E8A" w14:textId="1BD1A290" w:rsidR="00C44E65" w:rsidRPr="00805F76" w:rsidDel="002711C3" w:rsidRDefault="00C44E6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rPrChange w:id="1067" w:author="Douglas Souza" w:date="2024-10-20T16:20:00Z">
            <w:rPr>
              <w:rFonts w:cstheme="minorHAnsi"/>
            </w:rPr>
          </w:rPrChange>
        </w:rPr>
        <w:pPrChange w:id="1069" w:author="Douglas Souza [2]" w:date="2026-09-05T16:54:00Z" w16du:dateUtc="2026-09-05T19:54:00Z">
          <w:pPr>
            <w:autoSpaceDE w:val="0"/>
            <w:autoSpaceDN w:val="0"/>
            <w:adjustRightInd w:val="0"/>
            <w:spacing w:after="0" w:line="240" w:lineRule="auto"/>
          </w:pPr>
        </w:pPrChange>
      </w:pPr>
    </w:p>
    <w:p w14:paraId="527F73DD" w14:textId="71731E21" w:rsidR="002711C3" w:rsidRDefault="00C44E65" w:rsidP="00CE50E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05F76">
        <w:rPr>
          <w:rFonts w:ascii="Times New Roman" w:hAnsi="Times New Roman" w:cs="Times New Roman"/>
          <w:b/>
          <w:bCs/>
          <w:sz w:val="24"/>
          <w:szCs w:val="24"/>
          <w:rPrChange w:id="1071" w:author="Douglas Souza" w:date="2024-10-20T16:20:00Z">
            <w:rPr>
              <w:rFonts w:cstheme="minorHAnsi"/>
              <w:b/>
              <w:bCs/>
            </w:rPr>
          </w:rPrChange>
        </w:rPr>
        <w:t>V</w:t>
      </w:r>
      <w:r w:rsidR="00906221" w:rsidRPr="00805F76">
        <w:rPr>
          <w:rFonts w:ascii="Times New Roman" w:hAnsi="Times New Roman" w:cs="Times New Roman"/>
          <w:b/>
          <w:bCs/>
          <w:sz w:val="24"/>
          <w:szCs w:val="24"/>
          <w:rPrChange w:id="1072" w:author="Douglas Souza" w:date="2024-10-20T16:20:00Z">
            <w:rPr>
              <w:rFonts w:cstheme="minorHAnsi"/>
              <w:b/>
              <w:bCs/>
            </w:rPr>
          </w:rPrChange>
        </w:rPr>
        <w:t>alor financiado:  {valor_financiado}</w:t>
      </w:r>
    </w:p>
    <w:p w14:paraId="60660A91" w14:textId="57308A20" w:rsidR="00C44E65" w:rsidRPr="00805F76" w:rsidDel="002711C3" w:rsidRDefault="0026564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rPrChange w:id="1085" w:author="Douglas Souza" w:date="2024-10-20T16:20:00Z">
            <w:rPr>
              <w:rFonts w:cstheme="minorHAnsi"/>
              <w:b/>
              <w:bCs/>
            </w:rPr>
          </w:rPrChange>
        </w:rPr>
        <w:pPrChange w:id="1087" w:author="Douglas Souza [2]" w:date="2026-09-05T16:54:00Z" w16du:dateUtc="2026-09-05T19:54:00Z">
          <w:pPr>
            <w:autoSpaceDE w:val="0"/>
            <w:autoSpaceDN w:val="0"/>
            <w:adjustRightInd w:val="0"/>
            <w:spacing w:after="0" w:line="240" w:lineRule="auto"/>
          </w:pPr>
        </w:pPrChange>
      </w:pPr>
    </w:p>
    <w:p w14:paraId="59C6C77D" w14:textId="30DD6D5A" w:rsidR="00C44E65" w:rsidRDefault="00C44E65" w:rsidP="00CE50E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05F76">
        <w:rPr>
          <w:rFonts w:ascii="Times New Roman" w:hAnsi="Times New Roman" w:cs="Times New Roman"/>
          <w:b/>
          <w:bCs/>
          <w:sz w:val="24"/>
          <w:szCs w:val="24"/>
          <w:rPrChange w:id="1096" w:author="Douglas Souza" w:date="2024-10-20T16:20:00Z">
            <w:rPr>
              <w:rFonts w:cstheme="minorHAnsi"/>
              <w:b/>
              <w:bCs/>
            </w:rPr>
          </w:rPrChange>
        </w:rPr>
        <w:t>D</w:t>
      </w:r>
      <w:r w:rsidR="00906221" w:rsidRPr="00805F76">
        <w:rPr>
          <w:rFonts w:ascii="Times New Roman" w:hAnsi="Times New Roman" w:cs="Times New Roman"/>
          <w:b/>
          <w:bCs/>
          <w:sz w:val="24"/>
          <w:szCs w:val="24"/>
          <w:rPrChange w:id="1097" w:author="Douglas Souza" w:date="2024-10-20T16:20:00Z">
            <w:rPr>
              <w:rFonts w:cstheme="minorHAnsi"/>
              <w:b/>
              <w:bCs/>
            </w:rPr>
          </w:rPrChange>
        </w:rPr>
        <w:t>espesas de cartório</w:t>
      </w:r>
      <w:r w:rsidR="002711C3">
        <w:rPr>
          <w:rFonts w:ascii="Times New Roman" w:hAnsi="Times New Roman" w:cs="Times New Roman"/>
          <w:b/>
          <w:bCs/>
          <w:sz w:val="24"/>
          <w:szCs w:val="24"/>
        </w:rPr>
        <w:t>*</w:t>
      </w:r>
      <w:r w:rsidR="00906221" w:rsidRPr="00805F76">
        <w:rPr>
          <w:rFonts w:ascii="Times New Roman" w:hAnsi="Times New Roman" w:cs="Times New Roman"/>
          <w:b/>
          <w:bCs/>
          <w:sz w:val="24"/>
          <w:szCs w:val="24"/>
          <w:rPrChange w:id="1099" w:author="Douglas Souza" w:date="2024-10-20T16:20:00Z">
            <w:rPr>
              <w:rFonts w:cstheme="minorHAnsi"/>
              <w:b/>
              <w:bCs/>
            </w:rPr>
          </w:rPrChange>
        </w:rPr>
        <w:t>:</w:t>
      </w:r>
      <w:r w:rsidR="009B6897" w:rsidRPr="009B6897" w:rsidDel="009B6897">
        <w:rPr>
          <w:rFonts w:ascii="Times New Roman" w:hAnsi="Times New Roman" w:cs="Times New Roman"/>
          <w:b/>
          <w:bCs/>
          <w:sz w:val="24"/>
          <w:szCs w:val="24"/>
        </w:rPr>
        <w:t xml:space="preserve">  {despesas}</w:t>
      </w:r>
    </w:p>
    <w:p w14:paraId="2D7BF126" w14:textId="33E9D277" w:rsidR="002711C3" w:rsidRPr="00805F76" w:rsidDel="002711C3" w:rsidRDefault="002711C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rPrChange w:id="1110" w:author="Douglas Souza" w:date="2024-10-20T16:20:00Z">
            <w:rPr>
              <w:rFonts w:cstheme="minorHAnsi"/>
            </w:rPr>
          </w:rPrChange>
        </w:rPr>
        <w:pPrChange w:id="1112" w:author="Douglas Souza [2]" w:date="2026-09-05T16:54:00Z" w16du:dateUtc="2026-09-05T19:54:00Z">
          <w:pPr>
            <w:autoSpaceDE w:val="0"/>
            <w:autoSpaceDN w:val="0"/>
            <w:adjustRightInd w:val="0"/>
            <w:spacing w:after="0" w:line="240" w:lineRule="auto"/>
          </w:pPr>
        </w:pPrChange>
      </w:pPr>
    </w:p>
    <w:p w14:paraId="3FD19A23" w14:textId="31017C72" w:rsidR="002711C3" w:rsidRDefault="00C44E65" w:rsidP="00CE50E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05F76">
        <w:rPr>
          <w:rFonts w:ascii="Times New Roman" w:hAnsi="Times New Roman" w:cs="Times New Roman"/>
          <w:b/>
          <w:bCs/>
          <w:sz w:val="24"/>
          <w:szCs w:val="24"/>
          <w:rPrChange w:id="1116" w:author="Douglas Souza" w:date="2024-10-20T16:20:00Z">
            <w:rPr>
              <w:rFonts w:cstheme="minorHAnsi"/>
              <w:b/>
              <w:bCs/>
            </w:rPr>
          </w:rPrChange>
        </w:rPr>
        <w:t>T</w:t>
      </w:r>
      <w:r w:rsidR="00906221" w:rsidRPr="00805F76">
        <w:rPr>
          <w:rFonts w:ascii="Times New Roman" w:hAnsi="Times New Roman" w:cs="Times New Roman"/>
          <w:b/>
          <w:bCs/>
          <w:sz w:val="24"/>
          <w:szCs w:val="24"/>
          <w:rPrChange w:id="1117" w:author="Douglas Souza" w:date="2024-10-20T16:20:00Z">
            <w:rPr>
              <w:rFonts w:cstheme="minorHAnsi"/>
              <w:b/>
              <w:bCs/>
            </w:rPr>
          </w:rPrChange>
        </w:rPr>
        <w:t>otal financiado:  {total}</w:t>
      </w:r>
    </w:p>
    <w:p w14:paraId="39DFEF76" w14:textId="645E2BD4" w:rsidR="00C44E65" w:rsidRPr="00805F76" w:rsidDel="002711C3" w:rsidRDefault="00C44E6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rPrChange w:id="1125" w:author="Douglas Souza" w:date="2024-10-20T16:20:00Z">
            <w:rPr>
              <w:rFonts w:cstheme="minorHAnsi"/>
              <w:b/>
              <w:bCs/>
            </w:rPr>
          </w:rPrChange>
        </w:rPr>
        <w:pPrChange w:id="1127" w:author="Douglas Souza [2]" w:date="2026-09-05T16:54:00Z" w16du:dateUtc="2026-09-05T19:54:00Z">
          <w:pPr>
            <w:autoSpaceDE w:val="0"/>
            <w:autoSpaceDN w:val="0"/>
            <w:adjustRightInd w:val="0"/>
            <w:spacing w:after="0" w:line="240" w:lineRule="auto"/>
          </w:pPr>
        </w:pPrChange>
      </w:pPr>
    </w:p>
    <w:p w14:paraId="462078BD" w14:textId="09F61D1E" w:rsidR="00906221" w:rsidRDefault="00C44E65" w:rsidP="00CE50E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05F76">
        <w:rPr>
          <w:rFonts w:ascii="Times New Roman" w:hAnsi="Times New Roman" w:cs="Times New Roman"/>
          <w:b/>
          <w:bCs/>
          <w:sz w:val="24"/>
          <w:szCs w:val="24"/>
          <w:rPrChange w:id="1131" w:author="Douglas Souza" w:date="2024-10-20T16:20:00Z">
            <w:rPr>
              <w:rFonts w:cstheme="minorHAnsi"/>
              <w:b/>
              <w:bCs/>
            </w:rPr>
          </w:rPrChange>
        </w:rPr>
        <w:t>U</w:t>
      </w:r>
      <w:r w:rsidR="00906221" w:rsidRPr="00805F76">
        <w:rPr>
          <w:rFonts w:ascii="Times New Roman" w:hAnsi="Times New Roman" w:cs="Times New Roman"/>
          <w:b/>
          <w:bCs/>
          <w:sz w:val="24"/>
          <w:szCs w:val="24"/>
          <w:rPrChange w:id="1132" w:author="Douglas Souza" w:date="2024-10-20T16:20:00Z">
            <w:rPr>
              <w:rFonts w:cstheme="minorHAnsi"/>
              <w:b/>
              <w:bCs/>
            </w:rPr>
          </w:rPrChange>
        </w:rPr>
        <w:t>tilização de FGTS:</w:t>
      </w:r>
      <w:r w:rsidR="00127915">
        <w:rPr>
          <w:rFonts w:ascii="Times New Roman" w:hAnsi="Times New Roman" w:cs="Times New Roman"/>
          <w:b/>
          <w:bCs/>
          <w:sz w:val="24"/>
          <w:szCs w:val="24"/>
        </w:rPr>
        <w:t xml:space="preserve">  {fgts}</w:t>
      </w:r>
    </w:p>
    <w:p w14:paraId="155DE414" w14:textId="4A0DD3D5" w:rsidR="008D4E59" w:rsidDel="002711C3" w:rsidRDefault="008D4E5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  <w:pPrChange w:id="1144" w:author="Douglas Souza [2]" w:date="2026-09-05T16:54:00Z" w16du:dateUtc="2026-09-05T19:54:00Z">
          <w:pPr>
            <w:autoSpaceDE w:val="0"/>
            <w:autoSpaceDN w:val="0"/>
            <w:adjustRightInd w:val="0"/>
            <w:spacing w:after="0" w:line="240" w:lineRule="auto"/>
          </w:pPr>
        </w:pPrChange>
      </w:pPr>
      <w:r>
        <w:rPr>
          <w:rFonts w:ascii="Times New Roman" w:hAnsi="Times New Roman" w:cs="Times New Roman"/>
          <w:b/>
          <w:bCs/>
          <w:sz w:val="24"/>
          <w:szCs w:val="24"/>
        </w:rPr>
        <w:t>IQ: {iq}</w:t>
      </w:r>
    </w:p>
    <w:p w14:paraId="2BC8910C" w14:textId="77777777" w:rsidR="00C76E93" w:rsidRPr="00805F76" w:rsidRDefault="00C76E9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rPrChange w:id="1146" w:author="Douglas Souza" w:date="2024-10-20T16:20:00Z">
            <w:rPr>
              <w:rFonts w:cstheme="minorHAnsi"/>
              <w:b/>
              <w:bCs/>
            </w:rPr>
          </w:rPrChange>
        </w:rPr>
        <w:pPrChange w:id="1147" w:author="Douglas Souza [2]" w:date="2026-09-05T16:54:00Z" w16du:dateUtc="2026-09-05T19:54:00Z">
          <w:pPr>
            <w:autoSpaceDE w:val="0"/>
            <w:autoSpaceDN w:val="0"/>
            <w:adjustRightInd w:val="0"/>
            <w:spacing w:after="0" w:line="240" w:lineRule="auto"/>
          </w:pPr>
        </w:pPrChange>
      </w:pPr>
    </w:p>
    <w:p w14:paraId="5EF24EAB" w14:textId="3E3D7FDE" w:rsidR="00C44E65" w:rsidDel="002711C3" w:rsidRDefault="00C44E65">
      <w:pPr>
        <w:tabs>
          <w:tab w:val="left" w:pos="0"/>
        </w:tabs>
        <w:autoSpaceDE w:val="0"/>
        <w:autoSpaceDN w:val="0"/>
        <w:adjustRightInd w:val="0"/>
        <w:spacing w:after="0" w:line="360" w:lineRule="auto"/>
        <w:ind w:right="6375"/>
        <w:jc w:val="both"/>
        <w:rPr>
          <w:rFonts w:ascii="Times New Roman" w:hAnsi="Times New Roman" w:cs="Times New Roman"/>
          <w:sz w:val="24"/>
          <w:szCs w:val="24"/>
        </w:rPr>
      </w:pPr>
      <w:r w:rsidRPr="00805F76">
        <w:rPr>
          <w:rFonts w:ascii="Times New Roman" w:hAnsi="Times New Roman" w:cs="Times New Roman"/>
          <w:b/>
          <w:bCs/>
          <w:sz w:val="24"/>
          <w:szCs w:val="24"/>
          <w:rPrChange w:id="1149" w:author="Douglas Souza" w:date="2024-10-20T16:20:00Z">
            <w:rPr>
              <w:rFonts w:cstheme="minorHAnsi"/>
              <w:b/>
              <w:bCs/>
            </w:rPr>
          </w:rPrChange>
        </w:rPr>
        <w:t>V</w:t>
      </w:r>
      <w:r w:rsidR="00906221" w:rsidRPr="00805F76">
        <w:rPr>
          <w:rFonts w:ascii="Times New Roman" w:hAnsi="Times New Roman" w:cs="Times New Roman"/>
          <w:b/>
          <w:bCs/>
          <w:sz w:val="24"/>
          <w:szCs w:val="24"/>
          <w:rPrChange w:id="1150" w:author="Douglas Souza" w:date="2024-10-20T16:20:00Z">
            <w:rPr>
              <w:rFonts w:cstheme="minorHAnsi"/>
              <w:b/>
              <w:bCs/>
            </w:rPr>
          </w:rPrChange>
        </w:rPr>
        <w:t xml:space="preserve">alor </w:t>
      </w:r>
      <w:r w:rsidR="00906221" w:rsidRPr="00805F76">
        <w:rPr>
          <w:rFonts w:ascii="Times New Roman" w:hAnsi="Times New Roman" w:cs="Times New Roman"/>
          <w:b/>
          <w:bCs/>
          <w:sz w:val="24"/>
          <w:szCs w:val="24"/>
          <w:rPrChange w:id="1153" w:author="Douglas Souza" w:date="2024-10-20T16:20:00Z">
            <w:rPr>
              <w:rFonts w:cstheme="minorHAnsi"/>
              <w:b/>
              <w:bCs/>
            </w:rPr>
          </w:rPrChange>
        </w:rPr>
        <w:t>do FGTS:  {valor_fgts}</w:t>
      </w:r>
    </w:p>
    <w:p w14:paraId="0940EFCE" w14:textId="77777777" w:rsidR="002711C3" w:rsidRDefault="002711C3" w:rsidP="00CE50E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C0D6EF" w14:textId="7B7F3A8B" w:rsidR="00C44E65" w:rsidRPr="00805F76" w:rsidDel="002711C3" w:rsidRDefault="002711C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rPrChange w:id="1161" w:author="Douglas Souza" w:date="2024-10-20T16:20:00Z">
            <w:rPr>
              <w:rFonts w:cstheme="minorHAnsi"/>
            </w:rPr>
          </w:rPrChange>
        </w:rPr>
        <w:pPrChange w:id="1163" w:author="Douglas Souza [2]" w:date="2026-09-05T16:54:00Z" w16du:dateUtc="2026-09-05T19:54:00Z">
          <w:pPr>
            <w:autoSpaceDE w:val="0"/>
            <w:autoSpaceDN w:val="0"/>
            <w:adjustRightInd w:val="0"/>
            <w:spacing w:after="0" w:line="240" w:lineRule="auto"/>
          </w:pPr>
        </w:pPrChange>
      </w:pPr>
      <w:r w:rsidRPr="002711C3">
        <w:rPr>
          <w:rFonts w:ascii="Times New Roman" w:hAnsi="Times New Roman" w:cs="Times New Roman"/>
          <w:b/>
          <w:bCs/>
          <w:sz w:val="24"/>
          <w:szCs w:val="24"/>
          <w:rPrChange w:id="1165" w:author="Douglas Souza [2]" w:date="2026-09-02T15:37:00Z" w16du:dateUtc="2026-09-02T18:37:00Z">
            <w:rPr>
              <w:rFonts w:ascii="Times New Roman" w:hAnsi="Times New Roman" w:cs="Times New Roman"/>
              <w:sz w:val="24"/>
              <w:szCs w:val="24"/>
            </w:rPr>
          </w:rPrChange>
        </w:rPr>
        <w:t>Prazo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9B6897" w:rsidRPr="009B6897" w:rsidDel="002711C3">
        <w:rPr>
          <w:rFonts w:ascii="Times New Roman" w:hAnsi="Times New Roman" w:cs="Times New Roman"/>
          <w:sz w:val="24"/>
          <w:szCs w:val="24"/>
        </w:rPr>
        <w:t xml:space="preserve">  {prazo}</w:t>
      </w:r>
    </w:p>
    <w:p w14:paraId="380B6953" w14:textId="77777777" w:rsidR="002711C3" w:rsidRDefault="002711C3" w:rsidP="00CE50E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E05ECAF" w14:textId="363D871D" w:rsidR="002711C3" w:rsidRDefault="00C44E65" w:rsidP="00CE50E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05F76">
        <w:rPr>
          <w:rFonts w:ascii="Times New Roman" w:hAnsi="Times New Roman" w:cs="Times New Roman"/>
          <w:b/>
          <w:bCs/>
          <w:sz w:val="24"/>
          <w:szCs w:val="24"/>
          <w:rPrChange w:id="1191" w:author="Douglas Souza" w:date="2024-10-20T16:20:00Z">
            <w:rPr>
              <w:rFonts w:cstheme="minorHAnsi"/>
              <w:b/>
              <w:bCs/>
            </w:rPr>
          </w:rPrChange>
        </w:rPr>
        <w:t>S</w:t>
      </w:r>
      <w:r w:rsidR="00906221" w:rsidRPr="00805F76">
        <w:rPr>
          <w:rFonts w:ascii="Times New Roman" w:hAnsi="Times New Roman" w:cs="Times New Roman"/>
          <w:b/>
          <w:bCs/>
          <w:sz w:val="24"/>
          <w:szCs w:val="24"/>
          <w:rPrChange w:id="1192" w:author="Douglas Souza" w:date="2024-10-20T16:20:00Z">
            <w:rPr>
              <w:rFonts w:cstheme="minorHAnsi"/>
              <w:b/>
              <w:bCs/>
            </w:rPr>
          </w:rPrChange>
        </w:rPr>
        <w:t>istema de amortização:  {sistema}</w:t>
      </w:r>
    </w:p>
    <w:p w14:paraId="2F5F415D" w14:textId="2A37BCBF" w:rsidR="0037665E" w:rsidRPr="00805F76" w:rsidDel="00D724D2" w:rsidRDefault="00C44E6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rPrChange w:id="1196" w:author="Douglas Souza" w:date="2024-10-20T16:20:00Z">
            <w:rPr>
              <w:rFonts w:cstheme="minorHAnsi"/>
            </w:rPr>
          </w:rPrChange>
        </w:rPr>
        <w:pPrChange w:id="1198" w:author="Douglas Souza [2]" w:date="2026-09-05T16:54:00Z" w16du:dateUtc="2026-09-05T19:54:00Z">
          <w:pPr>
            <w:autoSpaceDE w:val="0"/>
            <w:autoSpaceDN w:val="0"/>
            <w:adjustRightInd w:val="0"/>
            <w:spacing w:after="0" w:line="240" w:lineRule="auto"/>
          </w:pPr>
        </w:pPrChange>
      </w:pPr>
    </w:p>
    <w:p w14:paraId="2DF69DB4" w14:textId="77777777" w:rsidR="00D724D2" w:rsidRDefault="00D724D2" w:rsidP="00CE50E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D98272D" w14:textId="77777777" w:rsidR="00D724D2" w:rsidRDefault="00DD7962" w:rsidP="00CE50E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24D2">
        <w:rPr>
          <w:rFonts w:ascii="Times New Roman" w:hAnsi="Times New Roman" w:cs="Times New Roman"/>
          <w:sz w:val="24"/>
          <w:szCs w:val="24"/>
          <w:rPrChange w:id="1203" w:author="Douglas Souza [2]" w:date="2026-09-02T15:39:00Z" w16du:dateUtc="2026-09-02T18:39:00Z">
            <w:rPr>
              <w:sz w:val="20"/>
              <w:szCs w:val="20"/>
            </w:rPr>
          </w:rPrChange>
        </w:rPr>
        <w:t>*</w:t>
      </w:r>
      <w:r w:rsidRPr="00D724D2">
        <w:rPr>
          <w:rFonts w:ascii="Times New Roman" w:hAnsi="Times New Roman" w:cs="Times New Roman"/>
          <w:sz w:val="24"/>
          <w:szCs w:val="24"/>
          <w:rPrChange w:id="1206" w:author="Douglas Souza [2]" w:date="2026-09-02T15:39:00Z" w16du:dateUtc="2026-09-02T18:39:00Z">
            <w:rPr>
              <w:sz w:val="16"/>
              <w:szCs w:val="16"/>
            </w:rPr>
          </w:rPrChange>
        </w:rPr>
        <w:t xml:space="preserve">O financiamento das despesas de cartório e </w:t>
      </w:r>
      <w:r w:rsidR="00C44E65" w:rsidRPr="00D724D2">
        <w:rPr>
          <w:rFonts w:ascii="Times New Roman" w:hAnsi="Times New Roman" w:cs="Times New Roman"/>
          <w:sz w:val="24"/>
          <w:szCs w:val="24"/>
          <w:rPrChange w:id="1207" w:author="Douglas Souza [2]" w:date="2026-09-02T15:39:00Z" w16du:dateUtc="2026-09-02T18:39:00Z">
            <w:rPr>
              <w:sz w:val="16"/>
              <w:szCs w:val="16"/>
            </w:rPr>
          </w:rPrChange>
        </w:rPr>
        <w:t>ITBI</w:t>
      </w:r>
      <w:r w:rsidR="0082774D" w:rsidRPr="00D724D2">
        <w:rPr>
          <w:rFonts w:ascii="Times New Roman" w:hAnsi="Times New Roman" w:cs="Times New Roman"/>
          <w:sz w:val="24"/>
          <w:szCs w:val="24"/>
          <w:rPrChange w:id="1209" w:author="Douglas Souza [2]" w:date="2026-09-02T15:39:00Z" w16du:dateUtc="2026-09-02T18:39:00Z">
            <w:rPr>
              <w:sz w:val="16"/>
              <w:szCs w:val="16"/>
            </w:rPr>
          </w:rPrChange>
        </w:rPr>
        <w:t>/ITIV</w:t>
      </w:r>
      <w:r w:rsidRPr="00D724D2">
        <w:rPr>
          <w:rFonts w:ascii="Times New Roman" w:hAnsi="Times New Roman" w:cs="Times New Roman"/>
          <w:sz w:val="24"/>
          <w:szCs w:val="24"/>
          <w:rPrChange w:id="1210" w:author="Douglas Souza [2]" w:date="2026-09-02T15:39:00Z" w16du:dateUtc="2026-09-02T18:39:00Z">
            <w:rPr>
              <w:sz w:val="16"/>
              <w:szCs w:val="16"/>
            </w:rPr>
          </w:rPrChange>
        </w:rPr>
        <w:t xml:space="preserve"> ocorrem da seguinte maneira: </w:t>
      </w:r>
      <w:r w:rsidR="00D724D2" w:rsidRPr="00D724D2">
        <w:rPr>
          <w:rFonts w:ascii="Times New Roman" w:hAnsi="Times New Roman" w:cs="Times New Roman"/>
          <w:sz w:val="24"/>
          <w:szCs w:val="24"/>
          <w:rPrChange w:id="1218" w:author="Douglas Souza [2]" w:date="2026-09-02T15:39:00Z" w16du:dateUtc="2026-09-02T18:39:00Z">
            <w:rPr>
              <w:rFonts w:ascii="Times New Roman" w:hAnsi="Times New Roman" w:cs="Times New Roman"/>
              <w:b/>
              <w:bCs/>
              <w:sz w:val="24"/>
              <w:szCs w:val="24"/>
              <w:highlight w:val="yellow"/>
            </w:rPr>
          </w:rPrChange>
        </w:rPr>
        <w:t>As</w:t>
      </w:r>
      <w:r w:rsidRPr="00D724D2">
        <w:rPr>
          <w:rFonts w:ascii="Times New Roman" w:hAnsi="Times New Roman" w:cs="Times New Roman"/>
          <w:sz w:val="24"/>
          <w:szCs w:val="24"/>
          <w:rPrChange w:id="1219" w:author="Douglas Souza [2]" w:date="2026-09-02T15:39:00Z" w16du:dateUtc="2026-09-02T18:39:00Z">
            <w:rPr>
              <w:sz w:val="16"/>
              <w:szCs w:val="16"/>
            </w:rPr>
          </w:rPrChange>
        </w:rPr>
        <w:t xml:space="preserve"> custas</w:t>
      </w:r>
    </w:p>
    <w:p w14:paraId="74164D29" w14:textId="62EDE606" w:rsidR="0037665E" w:rsidRPr="00805F76" w:rsidDel="004E3EF0" w:rsidRDefault="00DD7962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rPrChange w:id="1221" w:author="Douglas Souza" w:date="2024-10-20T16:20:00Z">
            <w:rPr>
              <w:sz w:val="16"/>
              <w:szCs w:val="16"/>
            </w:rPr>
          </w:rPrChange>
        </w:rPr>
        <w:pPrChange w:id="1223" w:author="Douglas Souza [2]" w:date="2026-09-05T16:54:00Z" w16du:dateUtc="2026-09-05T19:54:00Z">
          <w:pPr>
            <w:jc w:val="both"/>
          </w:pPr>
        </w:pPrChange>
      </w:pPr>
      <w:r w:rsidRPr="00D724D2">
        <w:rPr>
          <w:rFonts w:ascii="Times New Roman" w:hAnsi="Times New Roman" w:cs="Times New Roman"/>
          <w:sz w:val="24"/>
          <w:szCs w:val="24"/>
          <w:rPrChange w:id="1226" w:author="Douglas Souza [2]" w:date="2026-09-02T15:39:00Z" w16du:dateUtc="2026-09-02T18:39:00Z">
            <w:rPr>
              <w:sz w:val="16"/>
              <w:szCs w:val="16"/>
            </w:rPr>
          </w:rPrChange>
        </w:rPr>
        <w:t xml:space="preserve">são pagas em até </w:t>
      </w:r>
      <w:r w:rsidR="004E3EF0">
        <w:rPr>
          <w:rFonts w:ascii="Times New Roman" w:hAnsi="Times New Roman" w:cs="Times New Roman"/>
          <w:sz w:val="24"/>
          <w:szCs w:val="24"/>
        </w:rPr>
        <w:t>5 dias úteis</w:t>
      </w:r>
      <w:r w:rsidR="004E3EF0" w:rsidRPr="00D724D2">
        <w:rPr>
          <w:rFonts w:ascii="Times New Roman" w:hAnsi="Times New Roman" w:cs="Times New Roman"/>
          <w:sz w:val="24"/>
          <w:szCs w:val="24"/>
          <w:rPrChange w:id="1230" w:author="Douglas Souza [2]" w:date="2026-09-02T15:39:00Z" w16du:dateUtc="2026-09-02T18:39:00Z">
            <w:rPr>
              <w:sz w:val="16"/>
              <w:szCs w:val="16"/>
            </w:rPr>
          </w:rPrChange>
        </w:rPr>
        <w:t xml:space="preserve"> </w:t>
      </w:r>
      <w:r w:rsidR="00C44E65" w:rsidRPr="00D724D2">
        <w:rPr>
          <w:rFonts w:ascii="Times New Roman" w:hAnsi="Times New Roman" w:cs="Times New Roman"/>
          <w:sz w:val="24"/>
          <w:szCs w:val="24"/>
          <w:rPrChange w:id="1231" w:author="Douglas Souza [2]" w:date="2026-09-02T15:39:00Z" w16du:dateUtc="2026-09-02T18:39:00Z">
            <w:rPr>
              <w:sz w:val="16"/>
              <w:szCs w:val="16"/>
            </w:rPr>
          </w:rPrChange>
        </w:rPr>
        <w:t>após</w:t>
      </w:r>
      <w:r w:rsidRPr="00D724D2">
        <w:rPr>
          <w:rFonts w:ascii="Times New Roman" w:hAnsi="Times New Roman" w:cs="Times New Roman"/>
          <w:sz w:val="24"/>
          <w:szCs w:val="24"/>
          <w:rPrChange w:id="1232" w:author="Douglas Souza [2]" w:date="2026-09-02T15:39:00Z" w16du:dateUtc="2026-09-02T18:39:00Z">
            <w:rPr>
              <w:sz w:val="16"/>
              <w:szCs w:val="16"/>
            </w:rPr>
          </w:rPrChange>
        </w:rPr>
        <w:t xml:space="preserve"> a </w:t>
      </w:r>
      <w:r w:rsidR="00F072EE" w:rsidRPr="00D724D2">
        <w:rPr>
          <w:rFonts w:ascii="Times New Roman" w:hAnsi="Times New Roman" w:cs="Times New Roman"/>
          <w:sz w:val="24"/>
          <w:szCs w:val="24"/>
          <w:rPrChange w:id="1233" w:author="Douglas Souza [2]" w:date="2026-09-02T15:39:00Z" w16du:dateUtc="2026-09-02T18:39:00Z">
            <w:rPr>
              <w:sz w:val="16"/>
              <w:szCs w:val="16"/>
            </w:rPr>
          </w:rPrChange>
        </w:rPr>
        <w:t>emissão</w:t>
      </w:r>
      <w:r w:rsidRPr="00D724D2">
        <w:rPr>
          <w:rFonts w:ascii="Times New Roman" w:hAnsi="Times New Roman" w:cs="Times New Roman"/>
          <w:sz w:val="24"/>
          <w:szCs w:val="24"/>
          <w:rPrChange w:id="1234" w:author="Douglas Souza [2]" w:date="2026-09-02T15:39:00Z" w16du:dateUtc="2026-09-02T18:39:00Z">
            <w:rPr>
              <w:sz w:val="16"/>
              <w:szCs w:val="16"/>
            </w:rPr>
          </w:rPrChange>
        </w:rPr>
        <w:t xml:space="preserve"> do contrato</w:t>
      </w:r>
      <w:r w:rsidR="00D724D2">
        <w:rPr>
          <w:rFonts w:ascii="Times New Roman" w:hAnsi="Times New Roman" w:cs="Times New Roman"/>
          <w:sz w:val="24"/>
          <w:szCs w:val="24"/>
        </w:rPr>
        <w:t xml:space="preserve">. </w:t>
      </w:r>
      <w:r w:rsidRPr="00D724D2">
        <w:rPr>
          <w:rFonts w:ascii="Times New Roman" w:hAnsi="Times New Roman" w:cs="Times New Roman"/>
          <w:sz w:val="24"/>
          <w:szCs w:val="24"/>
          <w:rPrChange w:id="1269" w:author="Douglas Souza [2]" w:date="2026-09-02T15:39:00Z" w16du:dateUtc="2026-09-02T18:39:00Z">
            <w:rPr>
              <w:sz w:val="16"/>
              <w:szCs w:val="16"/>
            </w:rPr>
          </w:rPrChange>
        </w:rPr>
        <w:t xml:space="preserve">O valor </w:t>
      </w:r>
      <w:r w:rsidR="00C76E93" w:rsidRPr="00D724D2">
        <w:rPr>
          <w:rFonts w:ascii="Times New Roman" w:hAnsi="Times New Roman" w:cs="Times New Roman"/>
          <w:sz w:val="24"/>
          <w:szCs w:val="24"/>
        </w:rPr>
        <w:t>destas custas embutidas</w:t>
      </w:r>
      <w:r w:rsidR="00C76E93" w:rsidRPr="00D724D2">
        <w:rPr>
          <w:rFonts w:ascii="Times New Roman" w:hAnsi="Times New Roman" w:cs="Times New Roman"/>
          <w:sz w:val="24"/>
          <w:szCs w:val="24"/>
          <w:rPrChange w:id="1273" w:author="Douglas Souza [2]" w:date="2026-09-02T15:39:00Z" w16du:dateUtc="2026-09-02T18:39:00Z">
            <w:rPr>
              <w:sz w:val="16"/>
              <w:szCs w:val="16"/>
            </w:rPr>
          </w:rPrChange>
        </w:rPr>
        <w:t xml:space="preserve"> </w:t>
      </w:r>
      <w:r w:rsidRPr="00D724D2">
        <w:rPr>
          <w:rFonts w:ascii="Times New Roman" w:hAnsi="Times New Roman" w:cs="Times New Roman"/>
          <w:sz w:val="24"/>
          <w:szCs w:val="24"/>
          <w:rPrChange w:id="1277" w:author="Douglas Souza [2]" w:date="2026-09-02T15:39:00Z" w16du:dateUtc="2026-09-02T18:39:00Z">
            <w:rPr>
              <w:sz w:val="16"/>
              <w:szCs w:val="16"/>
            </w:rPr>
          </w:rPrChange>
        </w:rPr>
        <w:t>é de</w:t>
      </w:r>
      <w:r w:rsidRPr="00D724D2">
        <w:rPr>
          <w:rFonts w:ascii="Times New Roman" w:hAnsi="Times New Roman" w:cs="Times New Roman"/>
          <w:sz w:val="24"/>
          <w:szCs w:val="24"/>
          <w:rPrChange w:id="1280" w:author="Douglas Souza [2]" w:date="2026-09-02T15:39:00Z" w16du:dateUtc="2026-09-02T18:39:00Z">
            <w:rPr>
              <w:sz w:val="16"/>
              <w:szCs w:val="16"/>
            </w:rPr>
          </w:rPrChange>
        </w:rPr>
        <w:t xml:space="preserve"> 5% do valor </w:t>
      </w:r>
      <w:r w:rsidR="004E3EF0">
        <w:rPr>
          <w:rFonts w:ascii="Times New Roman" w:hAnsi="Times New Roman" w:cs="Times New Roman"/>
          <w:sz w:val="24"/>
          <w:szCs w:val="24"/>
        </w:rPr>
        <w:t>avaliado</w:t>
      </w:r>
      <w:r w:rsidR="004E3EF0" w:rsidRPr="00D724D2">
        <w:rPr>
          <w:rFonts w:ascii="Times New Roman" w:hAnsi="Times New Roman" w:cs="Times New Roman"/>
          <w:sz w:val="24"/>
          <w:szCs w:val="24"/>
          <w:rPrChange w:id="1284" w:author="Douglas Souza [2]" w:date="2026-09-02T15:39:00Z" w16du:dateUtc="2026-09-02T18:39:00Z">
            <w:rPr>
              <w:sz w:val="16"/>
              <w:szCs w:val="16"/>
            </w:rPr>
          </w:rPrChange>
        </w:rPr>
        <w:t xml:space="preserve"> </w:t>
      </w:r>
      <w:r w:rsidRPr="00D724D2">
        <w:rPr>
          <w:rFonts w:ascii="Times New Roman" w:hAnsi="Times New Roman" w:cs="Times New Roman"/>
          <w:sz w:val="24"/>
          <w:szCs w:val="24"/>
          <w:rPrChange w:id="1285" w:author="Douglas Souza [2]" w:date="2026-09-02T15:39:00Z" w16du:dateUtc="2026-09-02T18:39:00Z">
            <w:rPr>
              <w:sz w:val="16"/>
              <w:szCs w:val="16"/>
            </w:rPr>
          </w:rPrChange>
        </w:rPr>
        <w:t>imóvel</w:t>
      </w:r>
    </w:p>
    <w:p w14:paraId="1EC2ED14" w14:textId="20AAF6D4" w:rsidR="00EE1A42" w:rsidRPr="00805F76" w:rsidDel="004E3EF0" w:rsidRDefault="00E23F2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rPrChange w:id="1289" w:author="Douglas Souza" w:date="2024-10-20T16:20:00Z">
            <w:rPr>
              <w:sz w:val="20"/>
              <w:szCs w:val="20"/>
            </w:rPr>
          </w:rPrChange>
        </w:rPr>
        <w:pPrChange w:id="1291" w:author="Douglas Souza [2]" w:date="2026-09-05T16:54:00Z" w16du:dateUtc="2026-09-05T19:54:00Z">
          <w:pPr>
            <w:jc w:val="both"/>
          </w:pPr>
        </w:pPrChange>
      </w:pPr>
      <w:r w:rsidR="004E3EF0">
        <w:rPr>
          <w:rFonts w:ascii="Times New Roman" w:hAnsi="Times New Roman" w:cs="Times New Roman"/>
          <w:sz w:val="24"/>
          <w:szCs w:val="24"/>
        </w:rPr>
        <w:t xml:space="preserve"> e é depositado na c</w:t>
      </w:r>
      <w:r w:rsidR="004E3EF0">
        <w:rPr>
          <w:rFonts w:ascii="Times New Roman" w:hAnsi="Times New Roman" w:cs="Times New Roman"/>
          <w:sz w:val="24"/>
          <w:szCs w:val="24"/>
        </w:rPr>
        <w:t>onta do comprador.</w:t>
      </w:r>
      <w:r w:rsidR="00477240">
        <w:rPr>
          <w:rFonts w:ascii="Times New Roman" w:hAnsi="Times New Roman" w:cs="Times New Roman"/>
          <w:sz w:val="24"/>
          <w:szCs w:val="24"/>
        </w:rPr>
        <w:t xml:space="preserve"> Note que mesmo adicionando estes 5% no valor do financiamento o LTV máximo continua sendo de 80% do valor avaliado do imóvel.</w:t>
      </w:r>
    </w:p>
    <w:p w14:paraId="1DE88489" w14:textId="3252DB04" w:rsidR="00E23F20" w:rsidRPr="00805F76" w:rsidDel="00910E34" w:rsidRDefault="00E23F2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rPrChange w:id="1305" w:author="Douglas Souza" w:date="2024-10-20T16:20:00Z">
            <w:rPr>
              <w:sz w:val="20"/>
              <w:szCs w:val="20"/>
            </w:rPr>
          </w:rPrChange>
        </w:rPr>
        <w:pPrChange w:id="1307" w:author="Douglas Souza [2]" w:date="2026-09-05T16:54:00Z" w16du:dateUtc="2026-09-05T19:54:00Z">
          <w:pPr/>
        </w:pPrChange>
      </w:pPr>
    </w:p>
    <w:p w14:paraId="69376520" w14:textId="7EA20D41" w:rsidR="00906221" w:rsidRPr="00805F76" w:rsidRDefault="00906221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rPrChange w:id="1310" w:author="Douglas Souza" w:date="2024-10-20T16:20:00Z">
            <w:rPr>
              <w:sz w:val="20"/>
              <w:szCs w:val="20"/>
            </w:rPr>
          </w:rPrChange>
        </w:rPr>
        <w:pPrChange w:id="1311" w:author="Douglas Souza [2]" w:date="2026-09-05T16:54:00Z" w16du:dateUtc="2026-09-05T19:54:00Z">
          <w:pPr/>
        </w:pPrChange>
      </w:pPr>
    </w:p>
    <w:sectPr w:rsidR="00906221" w:rsidRPr="00805F76" w:rsidSect="00D70409">
      <w:headerReference w:type="default" r:id="rId18"/>
      <w:footerReference w:type="default" r:id="rId19"/>
      <w:pgSz w:w="11906" w:h="16838" w:code="9"/>
      <w:pgMar w:top="1699" w:right="1138" w:bottom="1728" w:left="1699" w:header="706" w:footer="173" w:gutter="0"/>
      <w:cols w:space="708"/>
      <w:docGrid w:linePitch="360"/>
      <w:sectPrChange w:id="1326" w:author="Douglas Souza" w:date="2024-10-20T16:31:00Z">
        <w:sectPr w:rsidR="00906221" w:rsidRPr="00805F76" w:rsidSect="00D70409">
          <w:pgSz w:code="0"/>
          <w:pgMar w:top="1417" w:right="1701" w:bottom="1417" w:left="1701" w:header="708" w:footer="170" w:gutter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DEB7FA" w14:textId="77777777" w:rsidR="00C64D03" w:rsidRDefault="00C64D03" w:rsidP="00C712CC">
      <w:pPr>
        <w:spacing w:after="0" w:line="240" w:lineRule="auto"/>
      </w:pPr>
      <w:r>
        <w:separator/>
      </w:r>
    </w:p>
  </w:endnote>
  <w:endnote w:type="continuationSeparator" w:id="0">
    <w:p w14:paraId="4C0FC90E" w14:textId="77777777" w:rsidR="00C64D03" w:rsidRDefault="00C64D03" w:rsidP="00C712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093" w:type="pct"/>
      <w:tblInd w:w="-1711" w:type="dxa"/>
      <w:shd w:val="clear" w:color="auto" w:fill="4472C4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  <w:tblPrChange w:id="1316" w:author="Douglas Souza" w:date="2024-10-20T16:26:00Z">
        <w:tblPr>
          <w:tblW w:w="7016" w:type="pct"/>
          <w:tblInd w:w="-1711" w:type="dxa"/>
          <w:shd w:val="clear" w:color="auto" w:fill="4472C4" w:themeFill="accent1"/>
          <w:tblCellMar>
            <w:left w:w="115" w:type="dxa"/>
            <w:right w:w="115" w:type="dxa"/>
          </w:tblCellMar>
          <w:tblLook w:val="04A0" w:firstRow="1" w:lastRow="0" w:firstColumn="1" w:lastColumn="0" w:noHBand="0" w:noVBand="1"/>
        </w:tblPr>
      </w:tblPrChange>
    </w:tblPr>
    <w:tblGrid>
      <w:gridCol w:w="7424"/>
      <w:tblGridChange w:id="1317">
        <w:tblGrid>
          <w:gridCol w:w="7424"/>
          <w:gridCol w:w="22074"/>
          <w:gridCol w:w="3764"/>
        </w:tblGrid>
      </w:tblGridChange>
    </w:tblGrid>
    <w:tr w:rsidR="00597933" w:rsidDel="00597933" w14:paraId="0414C176" w14:textId="1CDD028B" w:rsidTr="00597933">
      <w:trPr>
        <w:trHeight w:val="390"/>
        <w:del w:id="1318" w:author="Douglas Souza" w:date="2024-10-20T16:26:00Z"/>
        <w:trPrChange w:id="1319" w:author="Douglas Souza" w:date="2024-10-20T16:26:00Z">
          <w:trPr>
            <w:gridBefore w:val="2"/>
            <w:trHeight w:val="390"/>
          </w:trPr>
        </w:trPrChange>
      </w:trPr>
      <w:tc>
        <w:tcPr>
          <w:tcW w:w="5000" w:type="pct"/>
          <w:shd w:val="clear" w:color="auto" w:fill="C45911" w:themeFill="accent2" w:themeFillShade="BF"/>
          <w:vAlign w:val="center"/>
          <w:tcPrChange w:id="1320" w:author="Douglas Souza" w:date="2024-10-20T16:26:00Z">
            <w:tcPr>
              <w:tcW w:w="2917" w:type="pct"/>
              <w:shd w:val="clear" w:color="auto" w:fill="C45911" w:themeFill="accent2" w:themeFillShade="BF"/>
              <w:vAlign w:val="center"/>
            </w:tcPr>
          </w:tcPrChange>
        </w:tcPr>
        <w:p w14:paraId="27730F0A" w14:textId="59C065BF" w:rsidR="00597933" w:rsidDel="00597933" w:rsidRDefault="00597933" w:rsidP="00EE1A42">
          <w:pPr>
            <w:pStyle w:val="Rodap"/>
            <w:spacing w:before="80" w:after="80"/>
            <w:rPr>
              <w:del w:id="1321" w:author="Douglas Souza" w:date="2024-10-20T16:26:00Z"/>
              <w:caps/>
              <w:color w:val="FFFFFF" w:themeColor="background1"/>
              <w:sz w:val="18"/>
              <w:szCs w:val="18"/>
            </w:rPr>
          </w:pPr>
          <w:del w:id="1322" w:author="Douglas Souza" w:date="2024-10-20T16:25:00Z">
            <w:r w:rsidDel="00597933">
              <w:rPr>
                <w:caps/>
                <w:color w:val="FFFFFF" w:themeColor="background1"/>
                <w:sz w:val="18"/>
                <w:szCs w:val="18"/>
              </w:rPr>
              <w:delText xml:space="preserve"> </w:delText>
            </w:r>
          </w:del>
          <w:customXmlDelRangeStart w:id="1323" w:author="Douglas Souza" w:date="2024-10-20T16:25:00Z"/>
          <w:sdt>
            <w:sdtPr>
              <w:rPr>
                <w:caps/>
                <w:color w:val="FFFFFF" w:themeColor="background1"/>
                <w:sz w:val="18"/>
                <w:szCs w:val="18"/>
              </w:rPr>
              <w:alias w:val="Autor"/>
              <w:tag w:val=""/>
              <w:id w:val="-1822267932"/>
              <w:placeholder>
                <w:docPart w:val="72DBE66D02FC42779F5095A22069A9B8"/>
              </w:placeholder>
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<w:text/>
            </w:sdtPr>
            <w:sdtContent>
              <w:customXmlDelRangeEnd w:id="1323"/>
              <w:del w:id="1324" w:author="Douglas Souza" w:date="2024-10-20T16:25:00Z">
                <w:r w:rsidDel="00597933">
                  <w:rPr>
                    <w:caps/>
                    <w:color w:val="FFFFFF" w:themeColor="background1"/>
                    <w:sz w:val="18"/>
                    <w:szCs w:val="18"/>
                  </w:rPr>
                  <w:delText>rUA: rAFAEL MARINO NETO – 119 – KARAÍBA  -  UBERLANDIA-MG</w:delText>
                </w:r>
              </w:del>
              <w:customXmlDelRangeStart w:id="1325" w:author="Douglas Souza" w:date="2024-10-20T16:25:00Z"/>
            </w:sdtContent>
          </w:sdt>
          <w:customXmlDelRangeEnd w:id="1325"/>
        </w:p>
      </w:tc>
    </w:tr>
  </w:tbl>
  <w:p w14:paraId="2E03B2F4" w14:textId="25948137" w:rsidR="00C712CC" w:rsidRPr="00E23F20" w:rsidRDefault="00C712CC" w:rsidP="00E23F2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6EF46A" w14:textId="77777777" w:rsidR="00C64D03" w:rsidRDefault="00C64D03" w:rsidP="00C712CC">
      <w:pPr>
        <w:spacing w:after="0" w:line="240" w:lineRule="auto"/>
      </w:pPr>
      <w:r>
        <w:separator/>
      </w:r>
    </w:p>
  </w:footnote>
  <w:footnote w:type="continuationSeparator" w:id="0">
    <w:p w14:paraId="10D96653" w14:textId="77777777" w:rsidR="00C64D03" w:rsidRDefault="00C64D03" w:rsidP="00C712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2425E" w14:textId="733CD329" w:rsidR="00C712CC" w:rsidRDefault="00597933">
    <w:pPr>
      <w:pStyle w:val="Cabealho"/>
    </w:pPr>
    <w:ins w:id="1314" w:author="Douglas Souza" w:date="2024-10-20T16:26:00Z"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1" locked="0" layoutInCell="1" allowOverlap="1" wp14:anchorId="61047BF5" wp14:editId="15A20E84">
            <wp:simplePos x="0" y="0"/>
            <wp:positionH relativeFrom="page">
              <wp:posOffset>3810</wp:posOffset>
            </wp:positionH>
            <wp:positionV relativeFrom="paragraph">
              <wp:posOffset>-447040</wp:posOffset>
            </wp:positionV>
            <wp:extent cx="7557770" cy="10682393"/>
            <wp:effectExtent l="0" t="0" r="5080" b="5080"/>
            <wp:wrapNone/>
            <wp:docPr id="67675281" name="Imagem 1" descr="Ícon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644474" name="Imagem 1" descr="Ícone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7770" cy="10682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ins>
    <w:del w:id="1315" w:author="Douglas Souza" w:date="2024-10-20T16:26:00Z">
      <w:r w:rsidR="00C712CC" w:rsidDel="00597933">
        <w:rPr>
          <w:noProof/>
        </w:rPr>
        <w:drawing>
          <wp:anchor distT="0" distB="0" distL="114300" distR="114300" simplePos="0" relativeHeight="251658240" behindDoc="1" locked="0" layoutInCell="1" allowOverlap="1" wp14:anchorId="5BEC75D8" wp14:editId="7F7DB790">
            <wp:simplePos x="0" y="0"/>
            <wp:positionH relativeFrom="page">
              <wp:align>left</wp:align>
            </wp:positionH>
            <wp:positionV relativeFrom="paragraph">
              <wp:posOffset>-174625</wp:posOffset>
            </wp:positionV>
            <wp:extent cx="1227107" cy="776177"/>
            <wp:effectExtent l="0" t="0" r="0" b="5080"/>
            <wp:wrapTight wrapText="bothSides">
              <wp:wrapPolygon edited="0">
                <wp:start x="7043" y="0"/>
                <wp:lineTo x="8720" y="9015"/>
                <wp:lineTo x="3019" y="10075"/>
                <wp:lineTo x="2348" y="10606"/>
                <wp:lineTo x="2348" y="21211"/>
                <wp:lineTo x="18447" y="21211"/>
                <wp:lineTo x="19453" y="11666"/>
                <wp:lineTo x="18112" y="10075"/>
                <wp:lineTo x="11739" y="9015"/>
                <wp:lineTo x="14087" y="3182"/>
                <wp:lineTo x="13416" y="530"/>
                <wp:lineTo x="8720" y="0"/>
                <wp:lineTo x="7043" y="0"/>
              </wp:wrapPolygon>
            </wp:wrapTight>
            <wp:docPr id="1848544999" name="Imagem 18485449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m 11"/>
                    <pic:cNvPicPr/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7107" cy="7761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F82B5E"/>
    <w:multiLevelType w:val="hybridMultilevel"/>
    <w:tmpl w:val="FF4A60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CF66A6"/>
    <w:multiLevelType w:val="hybridMultilevel"/>
    <w:tmpl w:val="C6506EB4"/>
    <w:lvl w:ilvl="0" w:tplc="4A5E5DCC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8587551">
    <w:abstractNumId w:val="0"/>
  </w:num>
  <w:num w:numId="2" w16cid:durableId="932979390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ouglas Souza">
    <w15:presenceInfo w15:providerId="Windows Live" w15:userId="9de706a984169c5d"/>
  </w15:person>
  <w15:person w15:author="Douglas Souza [2]">
    <w15:presenceInfo w15:providerId="Windows Live" w15:userId="41b432017572ac9a"/>
  </w15:person>
  <w15:person w15:author="Prime RMS">
    <w15:presenceInfo w15:providerId="Windows Live" w15:userId="41b432017572ac9a"/>
  </w15:person>
  <w15:person w15:author="Luana Pereira">
    <w15:presenceInfo w15:providerId="Windows Live" w15:userId="37f26025ec37ef5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627"/>
    <w:rsid w:val="000111F6"/>
    <w:rsid w:val="00027F1E"/>
    <w:rsid w:val="00035287"/>
    <w:rsid w:val="000472BA"/>
    <w:rsid w:val="00052890"/>
    <w:rsid w:val="000533C4"/>
    <w:rsid w:val="000745FB"/>
    <w:rsid w:val="0007498F"/>
    <w:rsid w:val="000775A0"/>
    <w:rsid w:val="00082A6F"/>
    <w:rsid w:val="000925C9"/>
    <w:rsid w:val="00092F81"/>
    <w:rsid w:val="000B4DAC"/>
    <w:rsid w:val="000C21D0"/>
    <w:rsid w:val="000C28EA"/>
    <w:rsid w:val="000D5F5C"/>
    <w:rsid w:val="000E11E4"/>
    <w:rsid w:val="000E51AB"/>
    <w:rsid w:val="000E7C4E"/>
    <w:rsid w:val="00127915"/>
    <w:rsid w:val="00137BFA"/>
    <w:rsid w:val="00140707"/>
    <w:rsid w:val="001516CB"/>
    <w:rsid w:val="0015562B"/>
    <w:rsid w:val="001667FB"/>
    <w:rsid w:val="0017770B"/>
    <w:rsid w:val="00186FE2"/>
    <w:rsid w:val="0019115D"/>
    <w:rsid w:val="001923F4"/>
    <w:rsid w:val="0019576D"/>
    <w:rsid w:val="001C44A5"/>
    <w:rsid w:val="001C73AB"/>
    <w:rsid w:val="001C7660"/>
    <w:rsid w:val="001D009F"/>
    <w:rsid w:val="001E666B"/>
    <w:rsid w:val="001E77A8"/>
    <w:rsid w:val="001F5DDC"/>
    <w:rsid w:val="0020089C"/>
    <w:rsid w:val="0020235A"/>
    <w:rsid w:val="00205EFC"/>
    <w:rsid w:val="00211A96"/>
    <w:rsid w:val="002256A4"/>
    <w:rsid w:val="0023488F"/>
    <w:rsid w:val="00242AD3"/>
    <w:rsid w:val="00245441"/>
    <w:rsid w:val="00247C43"/>
    <w:rsid w:val="00254ECD"/>
    <w:rsid w:val="00262ECC"/>
    <w:rsid w:val="0026564D"/>
    <w:rsid w:val="002711C3"/>
    <w:rsid w:val="0027736C"/>
    <w:rsid w:val="002837A0"/>
    <w:rsid w:val="002A57D8"/>
    <w:rsid w:val="002B252E"/>
    <w:rsid w:val="002D4CE4"/>
    <w:rsid w:val="002D778E"/>
    <w:rsid w:val="002F5B4C"/>
    <w:rsid w:val="0032784E"/>
    <w:rsid w:val="0033060D"/>
    <w:rsid w:val="003330FB"/>
    <w:rsid w:val="00333CB4"/>
    <w:rsid w:val="00335B90"/>
    <w:rsid w:val="003370BA"/>
    <w:rsid w:val="00362258"/>
    <w:rsid w:val="003622F1"/>
    <w:rsid w:val="003650A5"/>
    <w:rsid w:val="00372C06"/>
    <w:rsid w:val="0037665E"/>
    <w:rsid w:val="0038566F"/>
    <w:rsid w:val="00395329"/>
    <w:rsid w:val="003A2578"/>
    <w:rsid w:val="003A7437"/>
    <w:rsid w:val="003B6355"/>
    <w:rsid w:val="003D03F6"/>
    <w:rsid w:val="003D0DF0"/>
    <w:rsid w:val="003D111E"/>
    <w:rsid w:val="003D1AE4"/>
    <w:rsid w:val="003D23A2"/>
    <w:rsid w:val="003D292F"/>
    <w:rsid w:val="003D2BB4"/>
    <w:rsid w:val="003D7C0B"/>
    <w:rsid w:val="003E0C70"/>
    <w:rsid w:val="003E3162"/>
    <w:rsid w:val="003E4892"/>
    <w:rsid w:val="003F049E"/>
    <w:rsid w:val="004032A9"/>
    <w:rsid w:val="00406C03"/>
    <w:rsid w:val="00420191"/>
    <w:rsid w:val="00445627"/>
    <w:rsid w:val="00460145"/>
    <w:rsid w:val="00477240"/>
    <w:rsid w:val="00484D00"/>
    <w:rsid w:val="00492E7D"/>
    <w:rsid w:val="004A0141"/>
    <w:rsid w:val="004B5680"/>
    <w:rsid w:val="004C1C15"/>
    <w:rsid w:val="004C2602"/>
    <w:rsid w:val="004D6866"/>
    <w:rsid w:val="004E04C3"/>
    <w:rsid w:val="004E2E82"/>
    <w:rsid w:val="004E3EF0"/>
    <w:rsid w:val="004E5CE2"/>
    <w:rsid w:val="00520E68"/>
    <w:rsid w:val="00537E22"/>
    <w:rsid w:val="00545FCE"/>
    <w:rsid w:val="00547FFD"/>
    <w:rsid w:val="005562B6"/>
    <w:rsid w:val="00566426"/>
    <w:rsid w:val="00570FC8"/>
    <w:rsid w:val="00571CA7"/>
    <w:rsid w:val="0057205F"/>
    <w:rsid w:val="00597933"/>
    <w:rsid w:val="005B7398"/>
    <w:rsid w:val="005D6BB6"/>
    <w:rsid w:val="005D72C8"/>
    <w:rsid w:val="00600292"/>
    <w:rsid w:val="0060238B"/>
    <w:rsid w:val="00607200"/>
    <w:rsid w:val="00642C4C"/>
    <w:rsid w:val="006520F1"/>
    <w:rsid w:val="006548D6"/>
    <w:rsid w:val="00686273"/>
    <w:rsid w:val="0069206B"/>
    <w:rsid w:val="006945AE"/>
    <w:rsid w:val="006B7B66"/>
    <w:rsid w:val="006C1729"/>
    <w:rsid w:val="006C2E9A"/>
    <w:rsid w:val="006C6549"/>
    <w:rsid w:val="006E0330"/>
    <w:rsid w:val="006E5056"/>
    <w:rsid w:val="006F2491"/>
    <w:rsid w:val="006F3E89"/>
    <w:rsid w:val="006F7593"/>
    <w:rsid w:val="00710AF4"/>
    <w:rsid w:val="00724E9C"/>
    <w:rsid w:val="00726596"/>
    <w:rsid w:val="00730A4E"/>
    <w:rsid w:val="00750C42"/>
    <w:rsid w:val="00770481"/>
    <w:rsid w:val="00771EBE"/>
    <w:rsid w:val="0077647B"/>
    <w:rsid w:val="00785740"/>
    <w:rsid w:val="00792075"/>
    <w:rsid w:val="007B0376"/>
    <w:rsid w:val="007B4005"/>
    <w:rsid w:val="007D5F76"/>
    <w:rsid w:val="007D6C9E"/>
    <w:rsid w:val="007E3CFF"/>
    <w:rsid w:val="00804124"/>
    <w:rsid w:val="00805F76"/>
    <w:rsid w:val="0082378D"/>
    <w:rsid w:val="0082774D"/>
    <w:rsid w:val="00837F25"/>
    <w:rsid w:val="00844152"/>
    <w:rsid w:val="00846767"/>
    <w:rsid w:val="008546DD"/>
    <w:rsid w:val="00856B4D"/>
    <w:rsid w:val="00860C7A"/>
    <w:rsid w:val="00865985"/>
    <w:rsid w:val="0087364E"/>
    <w:rsid w:val="008771E3"/>
    <w:rsid w:val="008818A1"/>
    <w:rsid w:val="008823A2"/>
    <w:rsid w:val="008852A5"/>
    <w:rsid w:val="008858C3"/>
    <w:rsid w:val="008B3243"/>
    <w:rsid w:val="008B7A99"/>
    <w:rsid w:val="008C4239"/>
    <w:rsid w:val="008D3D76"/>
    <w:rsid w:val="008D4E59"/>
    <w:rsid w:val="008E45CB"/>
    <w:rsid w:val="008E75B5"/>
    <w:rsid w:val="008F28F8"/>
    <w:rsid w:val="008F7870"/>
    <w:rsid w:val="009057AC"/>
    <w:rsid w:val="00906221"/>
    <w:rsid w:val="009070B3"/>
    <w:rsid w:val="00910E34"/>
    <w:rsid w:val="00912BF9"/>
    <w:rsid w:val="0092797C"/>
    <w:rsid w:val="009625C3"/>
    <w:rsid w:val="00984083"/>
    <w:rsid w:val="00987082"/>
    <w:rsid w:val="00996A00"/>
    <w:rsid w:val="009975D2"/>
    <w:rsid w:val="00997C05"/>
    <w:rsid w:val="009B4F93"/>
    <w:rsid w:val="009B6897"/>
    <w:rsid w:val="009B6A3B"/>
    <w:rsid w:val="009D23BD"/>
    <w:rsid w:val="009F1010"/>
    <w:rsid w:val="00A01FCD"/>
    <w:rsid w:val="00A06940"/>
    <w:rsid w:val="00A07026"/>
    <w:rsid w:val="00A21478"/>
    <w:rsid w:val="00A3109A"/>
    <w:rsid w:val="00A3352A"/>
    <w:rsid w:val="00A33EDC"/>
    <w:rsid w:val="00A51E31"/>
    <w:rsid w:val="00A552F4"/>
    <w:rsid w:val="00A66512"/>
    <w:rsid w:val="00A733CB"/>
    <w:rsid w:val="00A848DD"/>
    <w:rsid w:val="00AA54E8"/>
    <w:rsid w:val="00AA7D50"/>
    <w:rsid w:val="00AC733E"/>
    <w:rsid w:val="00AD5044"/>
    <w:rsid w:val="00AD58C1"/>
    <w:rsid w:val="00AD7DF9"/>
    <w:rsid w:val="00AF4E25"/>
    <w:rsid w:val="00AF63D6"/>
    <w:rsid w:val="00AF7175"/>
    <w:rsid w:val="00B11C39"/>
    <w:rsid w:val="00B53D17"/>
    <w:rsid w:val="00B645E8"/>
    <w:rsid w:val="00B66506"/>
    <w:rsid w:val="00B77327"/>
    <w:rsid w:val="00B777EF"/>
    <w:rsid w:val="00B77932"/>
    <w:rsid w:val="00B82F4B"/>
    <w:rsid w:val="00B86AE6"/>
    <w:rsid w:val="00B96285"/>
    <w:rsid w:val="00BB1342"/>
    <w:rsid w:val="00BB1444"/>
    <w:rsid w:val="00BB44D9"/>
    <w:rsid w:val="00BC286A"/>
    <w:rsid w:val="00BD5B6B"/>
    <w:rsid w:val="00BE203E"/>
    <w:rsid w:val="00BE53BF"/>
    <w:rsid w:val="00BF3F0E"/>
    <w:rsid w:val="00BF4C04"/>
    <w:rsid w:val="00BF509A"/>
    <w:rsid w:val="00C0508A"/>
    <w:rsid w:val="00C22EFE"/>
    <w:rsid w:val="00C410C4"/>
    <w:rsid w:val="00C44E65"/>
    <w:rsid w:val="00C523F6"/>
    <w:rsid w:val="00C616A7"/>
    <w:rsid w:val="00C61C0B"/>
    <w:rsid w:val="00C63C9D"/>
    <w:rsid w:val="00C644BC"/>
    <w:rsid w:val="00C64D03"/>
    <w:rsid w:val="00C712CC"/>
    <w:rsid w:val="00C76164"/>
    <w:rsid w:val="00C76E93"/>
    <w:rsid w:val="00C80D2D"/>
    <w:rsid w:val="00C87A1D"/>
    <w:rsid w:val="00C87EB7"/>
    <w:rsid w:val="00C967A5"/>
    <w:rsid w:val="00CC380E"/>
    <w:rsid w:val="00CE45E7"/>
    <w:rsid w:val="00CE483C"/>
    <w:rsid w:val="00CE50EC"/>
    <w:rsid w:val="00CE6AA9"/>
    <w:rsid w:val="00CF1291"/>
    <w:rsid w:val="00CF1FF0"/>
    <w:rsid w:val="00CF2265"/>
    <w:rsid w:val="00CF619B"/>
    <w:rsid w:val="00CF6E6C"/>
    <w:rsid w:val="00D24A45"/>
    <w:rsid w:val="00D27511"/>
    <w:rsid w:val="00D672DC"/>
    <w:rsid w:val="00D70409"/>
    <w:rsid w:val="00D724D2"/>
    <w:rsid w:val="00D86B48"/>
    <w:rsid w:val="00D94810"/>
    <w:rsid w:val="00D97A2B"/>
    <w:rsid w:val="00D97DBE"/>
    <w:rsid w:val="00DC53F8"/>
    <w:rsid w:val="00DD086C"/>
    <w:rsid w:val="00DD7962"/>
    <w:rsid w:val="00DF044E"/>
    <w:rsid w:val="00E23C90"/>
    <w:rsid w:val="00E23F20"/>
    <w:rsid w:val="00E4388D"/>
    <w:rsid w:val="00E47A30"/>
    <w:rsid w:val="00E5593B"/>
    <w:rsid w:val="00E572AF"/>
    <w:rsid w:val="00E71D1B"/>
    <w:rsid w:val="00E764C0"/>
    <w:rsid w:val="00E92C33"/>
    <w:rsid w:val="00EB08E7"/>
    <w:rsid w:val="00EB60CD"/>
    <w:rsid w:val="00EC5CCF"/>
    <w:rsid w:val="00ED05CC"/>
    <w:rsid w:val="00ED21A7"/>
    <w:rsid w:val="00EE1A42"/>
    <w:rsid w:val="00EE4D00"/>
    <w:rsid w:val="00EE7CA2"/>
    <w:rsid w:val="00EF22EA"/>
    <w:rsid w:val="00EF284B"/>
    <w:rsid w:val="00F072EE"/>
    <w:rsid w:val="00F205BE"/>
    <w:rsid w:val="00F23A11"/>
    <w:rsid w:val="00F45BEF"/>
    <w:rsid w:val="00F60CBA"/>
    <w:rsid w:val="00F60D90"/>
    <w:rsid w:val="00F7385A"/>
    <w:rsid w:val="00F87616"/>
    <w:rsid w:val="00FB0CCA"/>
    <w:rsid w:val="00FC1B94"/>
    <w:rsid w:val="00FD174E"/>
    <w:rsid w:val="00FE1BE3"/>
    <w:rsid w:val="00FF5159"/>
    <w:rsid w:val="00FF5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E19BAF"/>
  <w15:docId w15:val="{D6C9CF0E-F857-4BE5-905C-F8C839534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2CC"/>
  </w:style>
  <w:style w:type="paragraph" w:styleId="Ttulo1">
    <w:name w:val="heading 1"/>
    <w:basedOn w:val="Normal"/>
    <w:next w:val="Normal"/>
    <w:link w:val="Ttulo1Char"/>
    <w:uiPriority w:val="9"/>
    <w:qFormat/>
    <w:rsid w:val="00C712CC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712CC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712CC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712C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712C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712C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712C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712C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712C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D7C0B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C712C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712CC"/>
  </w:style>
  <w:style w:type="paragraph" w:styleId="Rodap">
    <w:name w:val="footer"/>
    <w:basedOn w:val="Normal"/>
    <w:link w:val="RodapChar"/>
    <w:uiPriority w:val="99"/>
    <w:unhideWhenUsed/>
    <w:rsid w:val="00C712C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712CC"/>
  </w:style>
  <w:style w:type="character" w:customStyle="1" w:styleId="Ttulo1Char">
    <w:name w:val="Título 1 Char"/>
    <w:basedOn w:val="Fontepargpadro"/>
    <w:link w:val="Ttulo1"/>
    <w:uiPriority w:val="9"/>
    <w:rsid w:val="00C712CC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712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712CC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712CC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712CC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712CC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712CC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712CC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712CC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C712CC"/>
    <w:pPr>
      <w:spacing w:line="240" w:lineRule="auto"/>
    </w:pPr>
    <w:rPr>
      <w:b/>
      <w:bCs/>
      <w:smallCaps/>
      <w:color w:val="44546A" w:themeColor="text2"/>
    </w:rPr>
  </w:style>
  <w:style w:type="paragraph" w:styleId="Ttulo">
    <w:name w:val="Title"/>
    <w:basedOn w:val="Normal"/>
    <w:next w:val="Normal"/>
    <w:link w:val="TtuloChar"/>
    <w:uiPriority w:val="10"/>
    <w:qFormat/>
    <w:rsid w:val="00C712CC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tuloChar">
    <w:name w:val="Título Char"/>
    <w:basedOn w:val="Fontepargpadro"/>
    <w:link w:val="Ttulo"/>
    <w:uiPriority w:val="10"/>
    <w:rsid w:val="00C712CC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har"/>
    <w:uiPriority w:val="11"/>
    <w:qFormat/>
    <w:rsid w:val="00C712CC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712CC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Forte">
    <w:name w:val="Strong"/>
    <w:basedOn w:val="Fontepargpadro"/>
    <w:uiPriority w:val="22"/>
    <w:qFormat/>
    <w:rsid w:val="00C712CC"/>
    <w:rPr>
      <w:b/>
      <w:bCs/>
    </w:rPr>
  </w:style>
  <w:style w:type="character" w:styleId="nfase">
    <w:name w:val="Emphasis"/>
    <w:basedOn w:val="Fontepargpadro"/>
    <w:uiPriority w:val="20"/>
    <w:qFormat/>
    <w:rsid w:val="00C712CC"/>
    <w:rPr>
      <w:i/>
      <w:iCs/>
    </w:rPr>
  </w:style>
  <w:style w:type="paragraph" w:styleId="SemEspaamento">
    <w:name w:val="No Spacing"/>
    <w:uiPriority w:val="1"/>
    <w:qFormat/>
    <w:rsid w:val="00C712CC"/>
    <w:pPr>
      <w:spacing w:after="0" w:line="240" w:lineRule="auto"/>
    </w:pPr>
  </w:style>
  <w:style w:type="paragraph" w:styleId="Citao">
    <w:name w:val="Quote"/>
    <w:basedOn w:val="Normal"/>
    <w:next w:val="Normal"/>
    <w:link w:val="CitaoChar"/>
    <w:uiPriority w:val="29"/>
    <w:qFormat/>
    <w:rsid w:val="00C712CC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CitaoChar">
    <w:name w:val="Citação Char"/>
    <w:basedOn w:val="Fontepargpadro"/>
    <w:link w:val="Citao"/>
    <w:uiPriority w:val="29"/>
    <w:rsid w:val="00C712CC"/>
    <w:rPr>
      <w:color w:val="44546A" w:themeColor="text2"/>
      <w:sz w:val="24"/>
      <w:szCs w:val="24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712CC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712CC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nfaseSutil">
    <w:name w:val="Subtle Emphasis"/>
    <w:basedOn w:val="Fontepargpadro"/>
    <w:uiPriority w:val="19"/>
    <w:qFormat/>
    <w:rsid w:val="00C712CC"/>
    <w:rPr>
      <w:i/>
      <w:iCs/>
      <w:color w:val="595959" w:themeColor="text1" w:themeTint="A6"/>
    </w:rPr>
  </w:style>
  <w:style w:type="character" w:styleId="nfaseIntensa">
    <w:name w:val="Intense Emphasis"/>
    <w:basedOn w:val="Fontepargpadro"/>
    <w:uiPriority w:val="21"/>
    <w:qFormat/>
    <w:rsid w:val="00C712CC"/>
    <w:rPr>
      <w:b/>
      <w:bCs/>
      <w:i/>
      <w:iCs/>
    </w:rPr>
  </w:style>
  <w:style w:type="character" w:styleId="RefernciaSutil">
    <w:name w:val="Subtle Reference"/>
    <w:basedOn w:val="Fontepargpadro"/>
    <w:uiPriority w:val="31"/>
    <w:qFormat/>
    <w:rsid w:val="00C712CC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RefernciaIntensa">
    <w:name w:val="Intense Reference"/>
    <w:basedOn w:val="Fontepargpadro"/>
    <w:uiPriority w:val="32"/>
    <w:qFormat/>
    <w:rsid w:val="00C712CC"/>
    <w:rPr>
      <w:b/>
      <w:bCs/>
      <w:smallCaps/>
      <w:color w:val="44546A" w:themeColor="text2"/>
      <w:u w:val="single"/>
    </w:rPr>
  </w:style>
  <w:style w:type="character" w:styleId="TtulodoLivro">
    <w:name w:val="Book Title"/>
    <w:basedOn w:val="Fontepargpadro"/>
    <w:uiPriority w:val="33"/>
    <w:qFormat/>
    <w:rsid w:val="00C712CC"/>
    <w:rPr>
      <w:b/>
      <w:bCs/>
      <w:smallCaps/>
      <w:spacing w:val="1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C712CC"/>
    <w:pPr>
      <w:outlineLvl w:val="9"/>
    </w:pPr>
  </w:style>
  <w:style w:type="paragraph" w:styleId="Reviso">
    <w:name w:val="Revision"/>
    <w:hidden/>
    <w:uiPriority w:val="99"/>
    <w:semiHidden/>
    <w:rsid w:val="00570FC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176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8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4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9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368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54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82556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56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5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9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9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microsoft.com/office/2011/relationships/people" Target="peop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glossaryDocument" Target="glossary/document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12.png"/><Relationship Id="rId1" Type="http://schemas.openxmlformats.org/officeDocument/2006/relationships/image" Target="media/image11.jpe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2DBE66D02FC42779F5095A22069A9B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FA4BB9B-57B8-453B-BB49-B809F4143FBD}"/>
      </w:docPartPr>
      <w:docPartBody>
        <w:p w:rsidR="00D32954" w:rsidRDefault="00B7494D" w:rsidP="00B7494D">
          <w:pPr>
            <w:pStyle w:val="72DBE66D02FC42779F5095A22069A9B8"/>
          </w:pPr>
          <w:r>
            <w:rPr>
              <w:caps/>
              <w:color w:val="FFFFFF" w:themeColor="background1"/>
              <w:sz w:val="18"/>
              <w:szCs w:val="18"/>
            </w:rPr>
            <w:t>[Nome do 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FD0"/>
    <w:rsid w:val="00044EDA"/>
    <w:rsid w:val="000B0564"/>
    <w:rsid w:val="000B217A"/>
    <w:rsid w:val="000E11E4"/>
    <w:rsid w:val="000E51AB"/>
    <w:rsid w:val="001349C8"/>
    <w:rsid w:val="00140707"/>
    <w:rsid w:val="001502B9"/>
    <w:rsid w:val="0015562B"/>
    <w:rsid w:val="0019115D"/>
    <w:rsid w:val="001C781E"/>
    <w:rsid w:val="00247C43"/>
    <w:rsid w:val="002521B4"/>
    <w:rsid w:val="00270E61"/>
    <w:rsid w:val="0027736C"/>
    <w:rsid w:val="002B252E"/>
    <w:rsid w:val="002B4312"/>
    <w:rsid w:val="00335B90"/>
    <w:rsid w:val="00362EDA"/>
    <w:rsid w:val="00374087"/>
    <w:rsid w:val="00380FD0"/>
    <w:rsid w:val="003D2BB4"/>
    <w:rsid w:val="003F26A7"/>
    <w:rsid w:val="004032A9"/>
    <w:rsid w:val="00440E34"/>
    <w:rsid w:val="004615B3"/>
    <w:rsid w:val="00492E7D"/>
    <w:rsid w:val="004C2602"/>
    <w:rsid w:val="004F2A84"/>
    <w:rsid w:val="00500325"/>
    <w:rsid w:val="005450E8"/>
    <w:rsid w:val="0055210B"/>
    <w:rsid w:val="005F4EFA"/>
    <w:rsid w:val="00686273"/>
    <w:rsid w:val="00686A68"/>
    <w:rsid w:val="0069206B"/>
    <w:rsid w:val="006C1729"/>
    <w:rsid w:val="006C6CB7"/>
    <w:rsid w:val="006E05CF"/>
    <w:rsid w:val="006F2491"/>
    <w:rsid w:val="00755593"/>
    <w:rsid w:val="00792075"/>
    <w:rsid w:val="00793DC8"/>
    <w:rsid w:val="00797A5B"/>
    <w:rsid w:val="007C0D36"/>
    <w:rsid w:val="007C3885"/>
    <w:rsid w:val="00823D2F"/>
    <w:rsid w:val="00876753"/>
    <w:rsid w:val="008771E3"/>
    <w:rsid w:val="008B44D4"/>
    <w:rsid w:val="008B7A99"/>
    <w:rsid w:val="008F3914"/>
    <w:rsid w:val="00905338"/>
    <w:rsid w:val="009975D2"/>
    <w:rsid w:val="00A21478"/>
    <w:rsid w:val="00A618A0"/>
    <w:rsid w:val="00AA54E8"/>
    <w:rsid w:val="00B10851"/>
    <w:rsid w:val="00B11F6F"/>
    <w:rsid w:val="00B57662"/>
    <w:rsid w:val="00B645E8"/>
    <w:rsid w:val="00B64F92"/>
    <w:rsid w:val="00B7494D"/>
    <w:rsid w:val="00BA0C98"/>
    <w:rsid w:val="00BE53BF"/>
    <w:rsid w:val="00C337E5"/>
    <w:rsid w:val="00C410C4"/>
    <w:rsid w:val="00C54B4F"/>
    <w:rsid w:val="00C83DB0"/>
    <w:rsid w:val="00C87EB7"/>
    <w:rsid w:val="00C967A5"/>
    <w:rsid w:val="00CC5D61"/>
    <w:rsid w:val="00CE6AA9"/>
    <w:rsid w:val="00D32954"/>
    <w:rsid w:val="00D94DC7"/>
    <w:rsid w:val="00E47EE2"/>
    <w:rsid w:val="00E92C33"/>
    <w:rsid w:val="00E973AE"/>
    <w:rsid w:val="00EC7221"/>
    <w:rsid w:val="00ED09D3"/>
    <w:rsid w:val="00EF22EA"/>
    <w:rsid w:val="00EF2A29"/>
    <w:rsid w:val="00F23A11"/>
    <w:rsid w:val="00F465C3"/>
    <w:rsid w:val="00F94BC8"/>
    <w:rsid w:val="00FE1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72DBE66D02FC42779F5095A22069A9B8">
    <w:name w:val="72DBE66D02FC42779F5095A22069A9B8"/>
    <w:rsid w:val="00B7494D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9AB561-31CA-4B2F-B4EC-0F6F20D4DD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2332</Words>
  <Characters>12597</Characters>
  <Application>Microsoft Office Word</Application>
  <DocSecurity>0</DocSecurity>
  <Lines>104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PRIME ASSESSORIA IMOBILIÁRIA</vt:lpstr>
    </vt:vector>
  </TitlesOfParts>
  <Company/>
  <LinksUpToDate>false</LinksUpToDate>
  <CharactersWithSpaces>14900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PRIME ASSESSORIA IMOBILIÁRIA</dc:title>
  <dc:subject/>
  <dc:creator>rUA: rAFAEL MARINO NETO – 119 – KARAÍBA  -  UBERLANDIA-MG</dc:creator>
  <cp:keywords/>
  <dc:description/>
  <cp:lastModifiedBy>Douglas Souza</cp:lastModifiedBy>
  <cp:revision>11</cp:revision>
  <cp:lastPrinted>2025-07-21T14:22:00Z</cp:lastPrinted>
  <dcterms:created xsi:type="dcterms:W3CDTF">2026-09-03T00:14:00Z</dcterms:created>
  <dcterms:modified xsi:type="dcterms:W3CDTF">2026-09-05T21:33:00Z</dcterms:modified>
</cp:coreProperties>
</file>